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E56543">
        <w:rPr>
          <w:rFonts w:ascii="Times New Roman" w:eastAsia="Calibri" w:hAnsi="Times New Roman"/>
          <w:b w:val="0"/>
          <w:bCs w:val="0"/>
          <w:iCs/>
          <w:color w:val="3B3838" w:themeColor="background2" w:themeShade="40"/>
          <w:sz w:val="26"/>
          <w:szCs w:val="26"/>
        </w:rPr>
        <w:t>ngày 30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E56543">
        <w:rPr>
          <w:rFonts w:ascii="Times New Roman" w:hAnsi="Times New Roman"/>
          <w:b w:val="0"/>
          <w:bCs w:val="0"/>
          <w:color w:val="3B3838" w:themeColor="background2" w:themeShade="40"/>
          <w:sz w:val="26"/>
          <w:szCs w:val="26"/>
        </w:rPr>
        <w:t>30/09/2020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F67404" w:rsidRPr="009877B4" w:rsidRDefault="00F67404"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C47C69">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C47C69">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0"/>
        <w:rPr>
          <w:szCs w:val="26"/>
          <w:lang w:val="en-US"/>
        </w:rPr>
      </w:pPr>
      <w:r w:rsidRPr="009877B4">
        <w:rPr>
          <w:lang w:val="en-US"/>
        </w:rPr>
        <w:t>BẢN CAM KẾT</w:t>
      </w:r>
    </w:p>
    <w:p w:rsidR="00F67404" w:rsidRPr="009877B4" w:rsidRDefault="00F67404"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F67404" w:rsidRPr="00BC24DB" w:rsidRDefault="00F67404" w:rsidP="00217340">
      <w:pPr>
        <w:spacing w:line="276" w:lineRule="auto"/>
        <w:jc w:val="center"/>
        <w:rPr>
          <w:rFonts w:ascii="Times New Roman" w:hAnsi="Times New Roman"/>
          <w:b w:val="0"/>
          <w:sz w:val="28"/>
          <w:szCs w:val="28"/>
        </w:rPr>
      </w:pPr>
    </w:p>
    <w:p w:rsidR="00F67404" w:rsidRPr="00BC24DB" w:rsidRDefault="00F67404"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F67404" w:rsidRPr="00BC24DB" w:rsidRDefault="00F67404"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BC24DB">
        <w:rPr>
          <w:rFonts w:ascii="Times New Roman" w:hAnsi="Times New Roman"/>
          <w:sz w:val="28"/>
          <w:szCs w:val="28"/>
        </w:rPr>
        <w:t xml:space="preserve">.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F67404" w:rsidRPr="009877B4" w:rsidTr="00AC3F64">
        <w:tc>
          <w:tcPr>
            <w:tcW w:w="4698" w:type="dxa"/>
          </w:tcPr>
          <w:p w:rsidR="00F67404" w:rsidRPr="009877B4" w:rsidRDefault="00F67404" w:rsidP="00217340">
            <w:pPr>
              <w:rPr>
                <w:rFonts w:ascii="Times New Roman" w:hAnsi="Times New Roman"/>
                <w:sz w:val="26"/>
                <w:szCs w:val="26"/>
              </w:rPr>
            </w:pPr>
          </w:p>
        </w:tc>
        <w:tc>
          <w:tcPr>
            <w:tcW w:w="4698" w:type="dxa"/>
          </w:tcPr>
          <w:p w:rsidR="00F67404" w:rsidRPr="009877B4" w:rsidRDefault="00F67404"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122E60">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122E60">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szCs w:val="26"/>
          <w:lang w:val="en-US"/>
        </w:rPr>
      </w:pPr>
      <w:r w:rsidRPr="009877B4">
        <w:rPr>
          <w:lang w:val="en-US"/>
        </w:rPr>
        <w:t>BẢN CAM KẾT BẢO HÀNH CÔNG TRÌNH</w:t>
      </w:r>
    </w:p>
    <w:p w:rsidR="00F67404" w:rsidRPr="009877B4" w:rsidRDefault="00F67404"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E56543">
        <w:rPr>
          <w:rFonts w:ascii="Times New Roman" w:hAnsi="Times New Roman"/>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Cs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E56543">
        <w:rPr>
          <w:rFonts w:ascii="Times New Roman" w:hAnsi="Times New Roman"/>
          <w:b w:val="0"/>
          <w:sz w:val="26"/>
          <w:szCs w:val="26"/>
        </w:rPr>
        <w:t>Điện lực Xuân Lộc</w:t>
      </w:r>
      <w:r w:rsidRPr="009877B4">
        <w:rPr>
          <w:rFonts w:ascii="Times New Roman" w:hAnsi="Times New Roman"/>
          <w:b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E56543">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F67404" w:rsidRPr="009877B4" w:rsidRDefault="00F67404"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F67404" w:rsidRPr="009877B4" w:rsidTr="00122E60">
        <w:tc>
          <w:tcPr>
            <w:tcW w:w="4698" w:type="dxa"/>
          </w:tcPr>
          <w:p w:rsidR="00F67404" w:rsidRPr="009877B4" w:rsidRDefault="00F67404"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F67404" w:rsidRPr="009877B4" w:rsidRDefault="00F67404" w:rsidP="00217340">
            <w:pPr>
              <w:jc w:val="center"/>
              <w:rPr>
                <w:rFonts w:ascii="Times New Roman" w:hAnsi="Times New Roman"/>
                <w:sz w:val="26"/>
                <w:szCs w:val="26"/>
              </w:rPr>
            </w:pP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120"/>
        <w:rPr>
          <w:lang w:val="en-US"/>
        </w:rPr>
      </w:pPr>
      <w:r w:rsidRPr="009877B4">
        <w:rPr>
          <w:lang w:val="en-US"/>
        </w:rPr>
        <w:t>BẢNG CHÀO CÁC THÔNG SỐ KỸ THUẬT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Default="00F67404" w:rsidP="00217340">
      <w:pPr>
        <w:rPr>
          <w:rFonts w:ascii="Times New Roman" w:eastAsia="Calibri" w:hAnsi="Times New Roman"/>
          <w:bCs w:val="0"/>
          <w:sz w:val="26"/>
          <w:szCs w:val="26"/>
        </w:rPr>
      </w:pPr>
    </w:p>
    <w:p w:rsidR="00220C69" w:rsidRPr="00220C69" w:rsidRDefault="00220C69" w:rsidP="00220C69">
      <w:pPr>
        <w:pStyle w:val="H2"/>
      </w:pPr>
      <w:r w:rsidRPr="00220C69">
        <w:t>Đặc tính kỹ thuật của cáp bọc trung thế CXV25</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835"/>
        <w:gridCol w:w="992"/>
        <w:gridCol w:w="4820"/>
      </w:tblGrid>
      <w:tr w:rsidR="00220C69" w:rsidRPr="00220C69" w:rsidTr="00220C69">
        <w:trPr>
          <w:tblHeader/>
        </w:trPr>
        <w:tc>
          <w:tcPr>
            <w:tcW w:w="567" w:type="dxa"/>
            <w:shd w:val="clear" w:color="auto" w:fill="auto"/>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Stt</w:t>
            </w:r>
          </w:p>
        </w:tc>
        <w:tc>
          <w:tcPr>
            <w:tcW w:w="283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Đặc tính</w:t>
            </w:r>
          </w:p>
        </w:tc>
        <w:tc>
          <w:tcPr>
            <w:tcW w:w="99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vị</w:t>
            </w:r>
          </w:p>
        </w:tc>
        <w:tc>
          <w:tcPr>
            <w:tcW w:w="4820"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2</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3</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4</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5</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1 lõi, ruột đồng mềm, chống thấm nước, cách điện XLPE, lắp đặt ngoài trời, sử dụng cho đường dây trên không, ký hiệu CX; hoặc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 lõi, ruột đồng mềm, chống thấm nước, cách điện EPR, lắp đặt ngoài trời, sử dụng cho đường dây trên không, ký hiệu CR</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6</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hoặc tương đương </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7</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[pha/dây (tối đa)]</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12,7/22(24)</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8</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danh định cho một lõi</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9</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Lớp cách điện </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XLPE hoặc EPR màu đen bọc quanh dây dẫn tạo thành lớp cách điện chính, chiều dày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và giá trị sai biệt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chiều dày danh định, bền với tia tử ngoại</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10</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Hệ thống chống thấm dọc lõi dây dẫn</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Sử dụng lọai sáp hoặc bột thích hợp để chống thấm dọc lõi dây dẫn.</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11</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Số sợi của ruột dẫn theo IEC 60228: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25 mm2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35 mm2</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820"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12</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trở ruột dẫn tối đa ở 20</w:t>
            </w:r>
            <w:r w:rsidRPr="00220C69">
              <w:rPr>
                <w:rFonts w:ascii="Times New Roman" w:hAnsi="Times New Roman"/>
                <w:b w:val="0"/>
                <w:bCs w:val="0"/>
                <w:noProof w:val="0"/>
              </w:rPr>
              <w:sym w:font="Symbol" w:char="F0B0"/>
            </w:r>
            <w:r w:rsidRPr="00220C69">
              <w:rPr>
                <w:rFonts w:ascii="Times New Roman" w:hAnsi="Times New Roman"/>
                <w:b w:val="0"/>
                <w:bCs w:val="0"/>
                <w:noProof w:val="0"/>
              </w:rPr>
              <w:t xml:space="preserve">C theo IEC 60228: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25 mm2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57"/>
            </w:r>
            <w:r w:rsidRPr="00220C69">
              <w:rPr>
                <w:rFonts w:ascii="Times New Roman" w:hAnsi="Times New Roman"/>
                <w:b w:val="0"/>
                <w:bCs w:val="0"/>
                <w:noProof w:val="0"/>
              </w:rPr>
              <w:t>/km</w:t>
            </w:r>
          </w:p>
        </w:tc>
        <w:tc>
          <w:tcPr>
            <w:tcW w:w="4820"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0,727</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0.524</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13</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Lực kéo đứt dây dẫn: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25 mm2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9.463</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13.141</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14</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làm việc cho phép của dây dẫn theo IEC 502: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Liên tục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Ngắn mạch trong 5 giây</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sym w:font="Symbol" w:char="F0B0"/>
            </w:r>
            <w:r w:rsidRPr="00220C69">
              <w:rPr>
                <w:rFonts w:ascii="Times New Roman" w:hAnsi="Times New Roman"/>
                <w:b w:val="0"/>
                <w:bCs w:val="0"/>
                <w:noProof w:val="0"/>
              </w:rPr>
              <w:t>C</w:t>
            </w:r>
          </w:p>
        </w:tc>
        <w:tc>
          <w:tcPr>
            <w:tcW w:w="4820"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250</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15</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thử theo IEC 502</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Tần số công nghiệp trong 5 phút</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30</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Xung</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125</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16</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/ẩm độ tương đối</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0"/>
            </w:r>
            <w:r w:rsidRPr="00220C69">
              <w:rPr>
                <w:rFonts w:ascii="Times New Roman" w:hAnsi="Times New Roman"/>
                <w:b w:val="0"/>
                <w:bCs w:val="0"/>
                <w:noProof w:val="0"/>
              </w:rPr>
              <w:t>C/ %</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50/90</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17</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Bán kính cong tối thiểu của dây dẫn</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mm</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10D (D: Đường kính ngoài dây dẫn)</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18</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danh định cuộn cáp</w:t>
            </w:r>
          </w:p>
        </w:tc>
        <w:tc>
          <w:tcPr>
            <w:tcW w:w="99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w:t>
            </w: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&gt; 1000</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19</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Đánh dấu dây dẫn</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 (NSX)</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Năm sản xuất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Lọai dây dẫn chống thấm CX hoặc CR</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danh định (mm2)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 12,7/22(24)kV</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mét dài của dây dẫn,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Ví du: ồ NSX 2004-</w:t>
            </w:r>
            <w:proofErr w:type="gramStart"/>
            <w:r w:rsidRPr="00220C69">
              <w:rPr>
                <w:rFonts w:ascii="Times New Roman" w:hAnsi="Times New Roman"/>
                <w:b w:val="0"/>
                <w:bCs w:val="0"/>
                <w:noProof w:val="0"/>
              </w:rPr>
              <w:t>CX(</w:t>
            </w:r>
            <w:proofErr w:type="gramEnd"/>
            <w:r w:rsidRPr="00220C69">
              <w:rPr>
                <w:rFonts w:ascii="Times New Roman" w:hAnsi="Times New Roman"/>
                <w:b w:val="0"/>
                <w:bCs w:val="0"/>
                <w:noProof w:val="0"/>
              </w:rPr>
              <w:t>CR)-50mm2-12,7/22(24)k-5m.</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20</w:t>
            </w:r>
          </w:p>
        </w:tc>
        <w:tc>
          <w:tcPr>
            <w:tcW w:w="283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 bao gói &amp; vận chuyển</w:t>
            </w:r>
          </w:p>
        </w:tc>
        <w:tc>
          <w:tcPr>
            <w:tcW w:w="992" w:type="dxa"/>
          </w:tcPr>
          <w:p w:rsidR="00220C69" w:rsidRPr="00220C69" w:rsidRDefault="00220C69" w:rsidP="00220C69">
            <w:pPr>
              <w:rPr>
                <w:rFonts w:ascii="Times New Roman" w:hAnsi="Times New Roman"/>
                <w:b w:val="0"/>
                <w:bCs w:val="0"/>
                <w:noProof w:val="0"/>
              </w:rPr>
            </w:pPr>
          </w:p>
        </w:tc>
        <w:tc>
          <w:tcPr>
            <w:tcW w:w="482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Ký hiệu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dây (m)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220C69" w:rsidRPr="00220C69" w:rsidTr="00220C69">
        <w:tblPrEx>
          <w:tblCellMar>
            <w:left w:w="107" w:type="dxa"/>
            <w:right w:w="107" w:type="dxa"/>
          </w:tblCellMar>
        </w:tblPrEx>
        <w:tc>
          <w:tcPr>
            <w:tcW w:w="567" w:type="dxa"/>
          </w:tcPr>
          <w:p w:rsidR="00220C69" w:rsidRPr="00220C69" w:rsidRDefault="00220C69" w:rsidP="00220C69">
            <w:pPr>
              <w:jc w:val="center"/>
              <w:rPr>
                <w:rFonts w:ascii="Times New Roman" w:hAnsi="Times New Roman"/>
                <w:b w:val="0"/>
                <w:bCs w:val="0"/>
                <w:noProof w:val="0"/>
              </w:rPr>
            </w:pPr>
            <w:r w:rsidRPr="00220C69">
              <w:rPr>
                <w:rFonts w:ascii="Times New Roman" w:hAnsi="Times New Roman"/>
                <w:b w:val="0"/>
                <w:bCs w:val="0"/>
                <w:noProof w:val="0"/>
              </w:rPr>
              <w:t>21</w:t>
            </w:r>
          </w:p>
        </w:tc>
        <w:tc>
          <w:tcPr>
            <w:tcW w:w="8647" w:type="dxa"/>
            <w:gridSpan w:val="3"/>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Thử </w:t>
            </w:r>
            <w:proofErr w:type="gramStart"/>
            <w:r w:rsidRPr="00220C69">
              <w:rPr>
                <w:rFonts w:ascii="Times New Roman" w:hAnsi="Times New Roman"/>
                <w:b w:val="0"/>
                <w:bCs w:val="0"/>
                <w:noProof w:val="0"/>
              </w:rPr>
              <w:t>nghiệm :</w:t>
            </w:r>
            <w:proofErr w:type="gramEnd"/>
            <w:r w:rsidRPr="00220C69">
              <w:rPr>
                <w:rFonts w:ascii="Times New Roman" w:hAnsi="Times New Roman"/>
                <w:b w:val="0"/>
                <w:bCs w:val="0"/>
                <w:noProof w:val="0"/>
              </w:rPr>
              <w:t xml:space="preserve"> Biên bản thử nghiệm chứng minh dây dẫn chào phù hợp với đặc tính kỹ thuật hồ sơ mời thầu và hợp đồng. Biên bản này phải phù hợp theo tiêu chuẩn IEC 502 hoặc tương đương và các tiêu chuẩn liên quan, nội dung thử nghiệm bao gồm như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 Thử nghiệm điển hình: (i) thử nghiệm về điện: thử xung, thử điện áp tần số công nghiệp; (ii) thử cách điện: thử nghiệm chiều dày cách điện, độ giãn dài tương đối cách điện, suất kéo đứt cách điện, độ giãn dài tương đối cách điện sau lão hóa, suất kéo đứt cách điện sau lão hóa, thử nóng, độ co ngót, thử thẩm thấu nước theo ruột dẫn… thực hiện bởi phòng thử nghiệm độc lập.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ruột dẫn, thử nghiệm điện áp tần số công nghiệp thực hiện bởi nhà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 Thử nghiệm nghiệm thu của Tổng công ty Điện lực miền Nam: kiểm tra ruột dẫn: tiết diện, số sợi, lực kéo đứt, điện trở ruột dẫn; kiểm tra kích thước, thử điện áp tần số công nghiệp, thử nóng được thực hiện bởi phòng thử nghiệm độc lập.</w:t>
            </w:r>
          </w:p>
        </w:tc>
      </w:tr>
    </w:tbl>
    <w:p w:rsidR="00220C69" w:rsidRPr="00220C69" w:rsidRDefault="00220C69" w:rsidP="00220C69">
      <w:pPr>
        <w:pStyle w:val="H2"/>
      </w:pPr>
      <w:r w:rsidRPr="00220C69">
        <w:t>Đặc tính kỹ thuật cáp 24kV ACXH 50mm2:</w:t>
      </w:r>
    </w:p>
    <w:p w:rsidR="00220C69" w:rsidRPr="00220C69" w:rsidRDefault="00220C69" w:rsidP="00220C69">
      <w:pPr>
        <w:ind w:left="360"/>
        <w:rPr>
          <w:rFonts w:ascii="Times New Roman" w:hAnsi="Times New Roman"/>
          <w:bCs w:val="0"/>
          <w:noProof w:val="0"/>
        </w:rPr>
      </w:pPr>
    </w:p>
    <w:tbl>
      <w:tblPr>
        <w:tblW w:w="10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211"/>
        <w:gridCol w:w="6106"/>
      </w:tblGrid>
      <w:tr w:rsidR="00220C69" w:rsidRPr="00220C69" w:rsidTr="00220C69">
        <w:trPr>
          <w:cantSplit/>
          <w:tblHeader/>
          <w:jc w:val="center"/>
        </w:trPr>
        <w:tc>
          <w:tcPr>
            <w:tcW w:w="2867" w:type="dxa"/>
            <w:vAlign w:val="center"/>
          </w:tcPr>
          <w:p w:rsidR="00220C69" w:rsidRPr="00220C69" w:rsidRDefault="00220C6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Đặc tính</w:t>
            </w:r>
          </w:p>
        </w:tc>
        <w:tc>
          <w:tcPr>
            <w:tcW w:w="1211" w:type="dxa"/>
            <w:vAlign w:val="center"/>
          </w:tcPr>
          <w:p w:rsidR="00220C69" w:rsidRPr="00220C69" w:rsidRDefault="00220C6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ĐVT</w:t>
            </w:r>
          </w:p>
        </w:tc>
        <w:tc>
          <w:tcPr>
            <w:tcW w:w="6106" w:type="dxa"/>
            <w:vAlign w:val="center"/>
          </w:tcPr>
          <w:p w:rsidR="00220C69" w:rsidRPr="00220C69" w:rsidRDefault="00220C69" w:rsidP="00220C69">
            <w:pPr>
              <w:spacing w:line="264" w:lineRule="auto"/>
              <w:jc w:val="center"/>
              <w:rPr>
                <w:rFonts w:ascii="Times New Roman" w:hAnsi="Times New Roman"/>
                <w:bCs w:val="0"/>
                <w:noProof w:val="0"/>
              </w:rPr>
            </w:pPr>
            <w:r w:rsidRPr="00220C69">
              <w:rPr>
                <w:rFonts w:ascii="Times New Roman" w:hAnsi="Times New Roman"/>
                <w:bCs w:val="0"/>
                <w:noProof w:val="0"/>
              </w:rPr>
              <w:t>Yêu cầu Loại dây dẫn ACXH50</w:t>
            </w:r>
          </w:p>
        </w:tc>
      </w:tr>
      <w:tr w:rsidR="00220C69" w:rsidRPr="00220C69" w:rsidTr="00220C69">
        <w:trPr>
          <w:cantSplit/>
          <w:trHeight w:val="638"/>
          <w:jc w:val="center"/>
        </w:trPr>
        <w:tc>
          <w:tcPr>
            <w:tcW w:w="2867" w:type="dxa"/>
            <w:vAlign w:val="center"/>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lastRenderedPageBreak/>
              <w:t>Tiêu chuẩn quản lý chất lượng</w:t>
            </w:r>
          </w:p>
          <w:p w:rsidR="00220C69" w:rsidRPr="00220C69" w:rsidRDefault="00220C69" w:rsidP="00220C69">
            <w:pPr>
              <w:autoSpaceDE w:val="0"/>
              <w:autoSpaceDN w:val="0"/>
              <w:adjustRightInd w:val="0"/>
              <w:rPr>
                <w:rFonts w:ascii="Times New Roman" w:hAnsi="Times New Roman"/>
                <w:bCs w:val="0"/>
                <w:noProof w:val="0"/>
              </w:rPr>
            </w:pPr>
            <w:r w:rsidRPr="00220C69">
              <w:rPr>
                <w:rFonts w:ascii="Times New Roman" w:hAnsi="Times New Roman"/>
                <w:noProof w:val="0"/>
              </w:rPr>
              <w:t>sản phẩm</w:t>
            </w:r>
          </w:p>
        </w:tc>
        <w:tc>
          <w:tcPr>
            <w:tcW w:w="1211" w:type="dxa"/>
            <w:vAlign w:val="center"/>
          </w:tcPr>
          <w:p w:rsidR="00220C69" w:rsidRPr="00220C69" w:rsidRDefault="00220C69" w:rsidP="00220C69">
            <w:pPr>
              <w:spacing w:before="180" w:line="264" w:lineRule="auto"/>
              <w:jc w:val="center"/>
              <w:rPr>
                <w:rFonts w:ascii="Times New Roman" w:hAnsi="Times New Roman"/>
                <w:bCs w:val="0"/>
                <w:noProof w:val="0"/>
              </w:rPr>
            </w:pPr>
          </w:p>
        </w:tc>
        <w:tc>
          <w:tcPr>
            <w:tcW w:w="6106" w:type="dxa"/>
            <w:vAlign w:val="center"/>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220C69" w:rsidRPr="00220C69" w:rsidRDefault="00220C69" w:rsidP="00220C69">
            <w:pPr>
              <w:spacing w:line="264" w:lineRule="auto"/>
              <w:jc w:val="center"/>
              <w:rPr>
                <w:rFonts w:ascii="Times New Roman" w:hAnsi="Times New Roman"/>
                <w:bCs w:val="0"/>
                <w:noProof w:val="0"/>
              </w:rPr>
            </w:pPr>
          </w:p>
        </w:tc>
      </w:tr>
      <w:tr w:rsidR="00220C69" w:rsidRPr="00220C69" w:rsidTr="00220C69">
        <w:trPr>
          <w:cantSplit/>
          <w:jc w:val="center"/>
        </w:trPr>
        <w:tc>
          <w:tcPr>
            <w:tcW w:w="2867" w:type="dxa"/>
            <w:vAlign w:val="center"/>
          </w:tcPr>
          <w:p w:rsidR="00220C69" w:rsidRPr="00220C69" w:rsidRDefault="00220C69" w:rsidP="00220C69">
            <w:pPr>
              <w:autoSpaceDE w:val="0"/>
              <w:autoSpaceDN w:val="0"/>
              <w:adjustRightInd w:val="0"/>
              <w:rPr>
                <w:rFonts w:ascii="Times New Roman" w:hAnsi="Times New Roman"/>
                <w:noProof w:val="0"/>
              </w:rPr>
            </w:pPr>
          </w:p>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Loại</w:t>
            </w:r>
          </w:p>
          <w:p w:rsidR="00220C69" w:rsidRPr="00220C69" w:rsidRDefault="00220C69" w:rsidP="00220C69">
            <w:pPr>
              <w:spacing w:before="180" w:line="264" w:lineRule="auto"/>
              <w:jc w:val="center"/>
              <w:rPr>
                <w:rFonts w:ascii="Times New Roman" w:hAnsi="Times New Roman"/>
                <w:bCs w:val="0"/>
                <w:noProof w:val="0"/>
              </w:rPr>
            </w:pPr>
          </w:p>
        </w:tc>
        <w:tc>
          <w:tcPr>
            <w:tcW w:w="1211" w:type="dxa"/>
            <w:vAlign w:val="center"/>
          </w:tcPr>
          <w:p w:rsidR="00220C69" w:rsidRPr="00220C69" w:rsidRDefault="00220C69" w:rsidP="00220C69">
            <w:pPr>
              <w:spacing w:before="180" w:line="264" w:lineRule="auto"/>
              <w:jc w:val="center"/>
              <w:rPr>
                <w:rFonts w:ascii="Times New Roman" w:hAnsi="Times New Roman"/>
                <w:bCs w:val="0"/>
                <w:noProof w:val="0"/>
              </w:rPr>
            </w:pPr>
          </w:p>
        </w:tc>
        <w:tc>
          <w:tcPr>
            <w:tcW w:w="6106" w:type="dxa"/>
            <w:vAlign w:val="center"/>
          </w:tcPr>
          <w:p w:rsidR="00220C69" w:rsidRPr="00220C69" w:rsidRDefault="00220C69" w:rsidP="00220C69">
            <w:pPr>
              <w:autoSpaceDE w:val="0"/>
              <w:autoSpaceDN w:val="0"/>
              <w:adjustRightInd w:val="0"/>
              <w:rPr>
                <w:rFonts w:ascii="Times New Roman" w:hAnsi="Times New Roman"/>
                <w:bCs w:val="0"/>
                <w:noProof w:val="0"/>
              </w:rPr>
            </w:pPr>
            <w:r w:rsidRPr="00220C69">
              <w:rPr>
                <w:rFonts w:ascii="Times New Roman" w:hAnsi="Times New Roman"/>
                <w:b w:val="0"/>
                <w:bCs w:val="0"/>
                <w:noProof w:val="0"/>
              </w:rPr>
              <w:t xml:space="preserve">1 lõi, ruột nhôm lõi thép, chống thấm nước, cách điệ n XLPE, vỏ ngoài HDPE,lắp đặt ngoài trời, sử dụng cho đường dây trên không, ký hiệu ACXH; </w:t>
            </w:r>
          </w:p>
        </w:tc>
      </w:tr>
      <w:tr w:rsidR="00220C69" w:rsidRPr="00220C69" w:rsidTr="00220C69">
        <w:trPr>
          <w:cantSplit/>
          <w:jc w:val="center"/>
        </w:trPr>
        <w:tc>
          <w:tcPr>
            <w:tcW w:w="2867" w:type="dxa"/>
            <w:vAlign w:val="center"/>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Tiêu chuẩn áp dụng</w:t>
            </w:r>
          </w:p>
        </w:tc>
        <w:tc>
          <w:tcPr>
            <w:tcW w:w="1211" w:type="dxa"/>
            <w:vAlign w:val="center"/>
          </w:tcPr>
          <w:p w:rsidR="00220C69" w:rsidRPr="00220C69" w:rsidRDefault="00220C69" w:rsidP="00220C69">
            <w:pPr>
              <w:spacing w:before="180" w:line="264" w:lineRule="auto"/>
              <w:jc w:val="center"/>
              <w:rPr>
                <w:rFonts w:ascii="Times New Roman" w:hAnsi="Times New Roman"/>
                <w:bCs w:val="0"/>
                <w:noProof w:val="0"/>
              </w:rPr>
            </w:pPr>
          </w:p>
        </w:tc>
        <w:tc>
          <w:tcPr>
            <w:tcW w:w="6106" w:type="dxa"/>
            <w:vAlign w:val="center"/>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TCVN 5064 – 1994; TCVN 5064/SDD: 1995; TCVN 5935-1995; IEC 502 tương đương</w:t>
            </w:r>
          </w:p>
        </w:tc>
      </w:tr>
      <w:tr w:rsidR="00220C69" w:rsidRPr="00220C69" w:rsidTr="00220C69">
        <w:trPr>
          <w:cantSplit/>
          <w:jc w:val="center"/>
        </w:trPr>
        <w:tc>
          <w:tcPr>
            <w:tcW w:w="2867" w:type="dxa"/>
            <w:vAlign w:val="center"/>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Mổ tả cấu trúc</w:t>
            </w:r>
          </w:p>
        </w:tc>
        <w:tc>
          <w:tcPr>
            <w:tcW w:w="1211" w:type="dxa"/>
            <w:vAlign w:val="center"/>
          </w:tcPr>
          <w:p w:rsidR="00220C69" w:rsidRPr="00220C69" w:rsidRDefault="00220C69" w:rsidP="00220C69">
            <w:pPr>
              <w:spacing w:before="180" w:line="264" w:lineRule="auto"/>
              <w:jc w:val="center"/>
              <w:rPr>
                <w:rFonts w:ascii="Times New Roman" w:hAnsi="Times New Roman"/>
                <w:bCs w:val="0"/>
                <w:noProof w:val="0"/>
              </w:rPr>
            </w:pPr>
          </w:p>
        </w:tc>
        <w:tc>
          <w:tcPr>
            <w:tcW w:w="6106" w:type="dxa"/>
            <w:vAlign w:val="center"/>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Cấu trúc dây từ trong ra ngoài bao gồm: Ruột dẫn điện; Màn chắn ruột dẫn; Cách điện chính và Vỏ bọc ngoài.</w:t>
            </w:r>
          </w:p>
        </w:tc>
      </w:tr>
      <w:tr w:rsidR="00220C69" w:rsidRPr="00220C69" w:rsidTr="00220C69">
        <w:trPr>
          <w:cantSplit/>
          <w:tblHeader/>
          <w:jc w:val="center"/>
        </w:trPr>
        <w:tc>
          <w:tcPr>
            <w:tcW w:w="2867" w:type="dxa"/>
            <w:vAlign w:val="center"/>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Điện áp định mức</w:t>
            </w:r>
          </w:p>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[pha/dây (tối đa)]</w:t>
            </w:r>
          </w:p>
        </w:tc>
        <w:tc>
          <w:tcPr>
            <w:tcW w:w="1211" w:type="dxa"/>
            <w:vAlign w:val="center"/>
          </w:tcPr>
          <w:p w:rsidR="00220C69" w:rsidRPr="00220C69" w:rsidRDefault="00220C69" w:rsidP="00220C69">
            <w:pPr>
              <w:spacing w:before="180"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6106" w:type="dxa"/>
            <w:vAlign w:val="center"/>
          </w:tcPr>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Tiết diện danh định (nhôm/thép)</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mm</w:t>
            </w:r>
            <w:r w:rsidRPr="00220C69">
              <w:rPr>
                <w:rFonts w:ascii="Times New Roman" w:hAnsi="Times New Roman"/>
                <w:b w:val="0"/>
                <w:bCs w:val="0"/>
                <w:noProof w:val="0"/>
                <w:vertAlign w:val="superscript"/>
              </w:rPr>
              <w:t>2</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Ruột dẫn</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Vật liệu dẫn điện</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Nhôm</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về kết cấu ruột dẫn</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Kết cấu bề mặt</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Ruột dẫn điện của dây nhôm lõi thép gồm nhiều sợi nhôm tròn xoắn tròn quanh lõi là các sợi dây thép tròn mạ kẽm.</w:t>
            </w:r>
          </w:p>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mặt đồng đều; các sợi bện không chồng chéo, không có khuyết tật; tại các đầu va cuối của dây bện phải có đai chống bung xoắn.</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Các lớp xoắn</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-Các lớp xoắn Các lớp xoắn kế tiếp nhau phải ngược chiều nhau và được xoắn chặt với nhau; lớp xoắn ngoai cùng theo chiều phải.</w:t>
            </w:r>
          </w:p>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Các sợi thép của dây nhôm lõi thép phải được mạ kẽm, chống gỉ</w:t>
            </w:r>
            <w:proofErr w:type="gramStart"/>
            <w:r w:rsidRPr="00220C69">
              <w:rPr>
                <w:rFonts w:ascii="Times New Roman" w:hAnsi="Times New Roman"/>
                <w:b w:val="0"/>
                <w:bCs w:val="0"/>
                <w:noProof w:val="0"/>
              </w:rPr>
              <w:t>,.</w:t>
            </w:r>
            <w:proofErr w:type="gramEnd"/>
            <w:r w:rsidRPr="00220C69">
              <w:rPr>
                <w:rFonts w:ascii="Times New Roman" w:hAnsi="Times New Roman"/>
                <w:b w:val="0"/>
                <w:bCs w:val="0"/>
                <w:noProof w:val="0"/>
              </w:rPr>
              <w:t xml:space="preserve"> lớp mạ không được bong, tách lớp khi thử uống theo quy định; khối lượng lớp mạ phải phù hôp với TCVN 5064/SĐ1: 1995 và chịu thử nhúng trong dung dịch CuSO4 theo TCVN 3102-79</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Mối nối</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Mối nối phải được thực hiện bằng các phương pháp hàn hoặc ép đáp ứng tiêu chuẩn TCVN 6483: 1999. Tren mỗi sợi bất kỳ của lới ngoài cùng không có quá 5 mối nối. Khoảng cách giữa các mối nối trên các sợi khác nhau, cũng như trên cùng một sợi không được nhỏ hơn 15m. Không cho phép có mối nối trên lõi thép một sợi.</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Đắc tính cơ</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nhôm ACXH50/8</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Sợi/mm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thép ACXH50/8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Sợi/mm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Thông số kỹ thuật của phần nhôm:</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Sai số cho phép của đường kính sợi nhôm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i/>
                <w:noProof w:val="0"/>
              </w:rPr>
              <w:t xml:space="preserve">Ứng suất chịu kéo đứt tối thiểu của đường kính nhôm </w:t>
            </w:r>
            <w:r w:rsidRPr="00220C69">
              <w:rPr>
                <w:rFonts w:ascii="Times New Roman" w:hAnsi="Times New Roman"/>
                <w:b w:val="0"/>
                <w:bCs w:val="0"/>
                <w:i/>
                <w:noProof w:val="0"/>
              </w:rPr>
              <w:lastRenderedPageBreak/>
              <w:t>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lastRenderedPageBreak/>
              <w:t>N/mm2</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i/>
                <w:noProof w:val="0"/>
              </w:rPr>
              <w:lastRenderedPageBreak/>
              <w:t>Độ dãn dài tương đối tối thiểu của đường kính sợi nhôm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Bán kính bẻ cong / số lần bẻ cong sợi nhôm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 ± 0,5/lần</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Bội số bước xoắn phần nhôm ACXH50</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Thông số kỹ thuật của phần thép:</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Sai số cho phép của đường kính sợi thép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i/>
                <w:noProof w:val="0"/>
              </w:rPr>
              <w:t>Ứng suất chịu kéo đứt tối thiểu của đường kính thép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i/>
                <w:noProof w:val="0"/>
              </w:rPr>
              <w:t>Độ dãn dài tương đối tối thiểu ACXH 50/8</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Khối lượng lớp mạ kẽm của đường kính sợi thép</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b/m2</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 xml:space="preserve">Lực kéo đứt tối thiểu của dây nhôm lõi thép ACXH 50 </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Đặc tính điện</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Điện trở dòng 1 chiều 20</w:t>
            </w:r>
            <w:r w:rsidRPr="00220C69">
              <w:rPr>
                <w:rFonts w:ascii="Times New Roman" w:hAnsi="Times New Roman"/>
                <w:b w:val="0"/>
                <w:bCs w:val="0"/>
                <w:i/>
                <w:noProof w:val="0"/>
                <w:vertAlign w:val="superscript"/>
              </w:rPr>
              <w:t>0</w:t>
            </w:r>
            <w:r w:rsidRPr="00220C69">
              <w:rPr>
                <w:rFonts w:ascii="Times New Roman" w:hAnsi="Times New Roman"/>
                <w:b w:val="0"/>
                <w:bCs w:val="0"/>
                <w:i/>
                <w:noProof w:val="0"/>
              </w:rPr>
              <w:t>C</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Symbol" w:hAnsi="Symbol"/>
                <w:b w:val="0"/>
                <w:bCs w:val="0"/>
                <w:noProof w:val="0"/>
              </w:rPr>
              <w:t></w:t>
            </w:r>
            <w:r w:rsidRPr="00220C69">
              <w:rPr>
                <w:rFonts w:ascii="Symbol" w:hAnsi="Symbol"/>
                <w:b w:val="0"/>
                <w:bCs w:val="0"/>
                <w:noProof w:val="0"/>
              </w:rPr>
              <w:t></w:t>
            </w:r>
            <w:r w:rsidRPr="00220C69">
              <w:rPr>
                <w:rFonts w:ascii="Times New Roman" w:hAnsi="Times New Roman"/>
                <w:b w:val="0"/>
                <w:bCs w:val="0"/>
                <w:noProof w:val="0"/>
              </w:rPr>
              <w:t>km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r>
      <w:tr w:rsidR="00220C69" w:rsidRPr="00220C69" w:rsidTr="00220C69">
        <w:trPr>
          <w:jc w:val="center"/>
        </w:trPr>
        <w:tc>
          <w:tcPr>
            <w:tcW w:w="2867" w:type="dxa"/>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Nhiệt độ làm việc cho phép</w:t>
            </w:r>
          </w:p>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của dây dẫn theo IEC 502:</w:t>
            </w:r>
          </w:p>
          <w:p w:rsidR="00220C69" w:rsidRPr="00220C69" w:rsidRDefault="00220C69" w:rsidP="00220C69">
            <w:pPr>
              <w:numPr>
                <w:ilvl w:val="0"/>
                <w:numId w:val="32"/>
              </w:numPr>
              <w:autoSpaceDE w:val="0"/>
              <w:autoSpaceDN w:val="0"/>
              <w:adjustRightInd w:val="0"/>
              <w:contextualSpacing/>
              <w:rPr>
                <w:rFonts w:ascii="Times New Roman" w:hAnsi="Times New Roman"/>
                <w:b w:val="0"/>
                <w:bCs w:val="0"/>
                <w:noProof w:val="0"/>
              </w:rPr>
            </w:pPr>
            <w:r w:rsidRPr="00220C69">
              <w:rPr>
                <w:rFonts w:ascii="Times New Roman" w:hAnsi="Times New Roman"/>
                <w:b w:val="0"/>
                <w:bCs w:val="0"/>
                <w:noProof w:val="0"/>
              </w:rPr>
              <w:t>Liên tục</w:t>
            </w:r>
          </w:p>
          <w:p w:rsidR="00220C69" w:rsidRPr="00220C69" w:rsidRDefault="00220C69" w:rsidP="00220C69">
            <w:pPr>
              <w:numPr>
                <w:ilvl w:val="0"/>
                <w:numId w:val="32"/>
              </w:numPr>
              <w:spacing w:line="264" w:lineRule="auto"/>
              <w:contextualSpacing/>
              <w:rPr>
                <w:rFonts w:ascii="Times New Roman" w:hAnsi="Times New Roman"/>
                <w:b w:val="0"/>
                <w:bCs w:val="0"/>
                <w:noProof w:val="0"/>
              </w:rPr>
            </w:pPr>
            <w:r w:rsidRPr="00220C69">
              <w:rPr>
                <w:rFonts w:ascii="Times New Roman" w:hAnsi="Times New Roman"/>
                <w:b w:val="0"/>
                <w:bCs w:val="0"/>
                <w:noProof w:val="0"/>
              </w:rPr>
              <w:t>Ngắn mạch trong 5 giay</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w:t>
            </w: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p>
          <w:p w:rsidR="00220C69" w:rsidRPr="00220C69" w:rsidRDefault="00220C69" w:rsidP="00220C69">
            <w:pPr>
              <w:autoSpaceDE w:val="0"/>
              <w:autoSpaceDN w:val="0"/>
              <w:adjustRightInd w:val="0"/>
              <w:jc w:val="center"/>
              <w:rPr>
                <w:rFonts w:ascii="Times New Roman" w:hAnsi="Times New Roman"/>
                <w:b w:val="0"/>
                <w:bCs w:val="0"/>
                <w:noProof w:val="0"/>
              </w:rPr>
            </w:pPr>
          </w:p>
          <w:p w:rsidR="00220C69" w:rsidRPr="00220C69" w:rsidRDefault="00220C69" w:rsidP="00220C69">
            <w:pPr>
              <w:autoSpaceDE w:val="0"/>
              <w:autoSpaceDN w:val="0"/>
              <w:adjustRightInd w:val="0"/>
              <w:jc w:val="center"/>
              <w:rPr>
                <w:rFonts w:ascii="Times New Roman" w:hAnsi="Times New Roman"/>
                <w:b w:val="0"/>
                <w:bCs w:val="0"/>
                <w:noProof w:val="0"/>
              </w:rPr>
            </w:pPr>
          </w:p>
          <w:p w:rsidR="00220C69" w:rsidRPr="00220C69" w:rsidRDefault="00220C69" w:rsidP="00220C69">
            <w:pPr>
              <w:autoSpaceDE w:val="0"/>
              <w:autoSpaceDN w:val="0"/>
              <w:adjustRightInd w:val="0"/>
              <w:jc w:val="center"/>
              <w:rPr>
                <w:rFonts w:ascii="Times New Roman" w:hAnsi="Times New Roman"/>
                <w:b w:val="0"/>
                <w:bCs w:val="0"/>
                <w:noProof w:val="0"/>
              </w:rPr>
            </w:pPr>
          </w:p>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r>
      <w:tr w:rsidR="00220C69" w:rsidRPr="00220C69" w:rsidTr="00220C69">
        <w:trPr>
          <w:jc w:val="center"/>
        </w:trPr>
        <w:tc>
          <w:tcPr>
            <w:tcW w:w="2867" w:type="dxa"/>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Hệ thống chống thấm dọc lõi dây dẫn</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Sử dụng vật liệu thích hợp để chống thấm dọc lõi dây dẫn. Vật liệu chống thấm cũng phải là loại khó bắt nhiệt từ lõi dẫn khi dây đang vận hành</w:t>
            </w:r>
          </w:p>
        </w:tc>
      </w:tr>
      <w:tr w:rsidR="00220C69" w:rsidRPr="00220C69" w:rsidTr="00220C69">
        <w:trPr>
          <w:jc w:val="center"/>
        </w:trPr>
        <w:tc>
          <w:tcPr>
            <w:tcW w:w="2867" w:type="dxa"/>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Màn chắn ruột dẫn</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và lớp cách điện được định hình bằng phương pháp đùn cùng lúc trong môi trường vô trùng</w:t>
            </w:r>
          </w:p>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phải dễ dàng lột bỏ ruột dẫn điện để thuận tiện khi thi công mối nối</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r>
      <w:tr w:rsidR="00220C69" w:rsidRPr="00220C69" w:rsidTr="00220C69">
        <w:trPr>
          <w:trHeight w:val="77"/>
          <w:jc w:val="center"/>
        </w:trPr>
        <w:tc>
          <w:tcPr>
            <w:tcW w:w="2867" w:type="dxa"/>
          </w:tcPr>
          <w:p w:rsidR="00220C69" w:rsidRPr="00220C69" w:rsidRDefault="00220C69" w:rsidP="00220C69">
            <w:pPr>
              <w:autoSpaceDE w:val="0"/>
              <w:autoSpaceDN w:val="0"/>
              <w:adjustRightInd w:val="0"/>
              <w:rPr>
                <w:rFonts w:ascii="Times New Roman" w:hAnsi="Times New Roman"/>
                <w:noProof w:val="0"/>
              </w:rPr>
            </w:pPr>
            <w:r w:rsidRPr="00220C69">
              <w:rPr>
                <w:rFonts w:ascii="Times New Roman" w:hAnsi="Times New Roman"/>
                <w:noProof w:val="0"/>
              </w:rPr>
              <w:t>Lớp cách điện chính</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XLPE màu tự nhiên</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 xml:space="preserve">Màn chắn bán dẫn và lớp cách điện được định hình bằng </w:t>
            </w:r>
            <w:r w:rsidRPr="00220C69">
              <w:rPr>
                <w:rFonts w:ascii="Times New Roman" w:hAnsi="Times New Roman"/>
                <w:b w:val="0"/>
                <w:bCs w:val="0"/>
                <w:noProof w:val="0"/>
              </w:rPr>
              <w:lastRenderedPageBreak/>
              <w:t>phương pháp đùn cùng lúc trong môi trường vô trùng</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Độ dày</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XLPE là ≥ 5,5mm</w:t>
            </w:r>
          </w:p>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XLPE tại một điểm bất kỳ: 5mm</w:t>
            </w:r>
          </w:p>
        </w:tc>
      </w:tr>
      <w:tr w:rsidR="00220C69" w:rsidRPr="00220C69" w:rsidTr="00220C69">
        <w:trPr>
          <w:jc w:val="center"/>
        </w:trPr>
        <w:tc>
          <w:tcPr>
            <w:tcW w:w="2867"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noProof w:val="0"/>
              </w:rPr>
              <w:t>Võ bọc ngoài</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HDPE màu đen bền với tia tử ngoại</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 xml:space="preserve">Định hình bằng phương pháp đùn </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HDPE là ≥ 1,2mm</w:t>
            </w:r>
          </w:p>
          <w:p w:rsidR="00220C69" w:rsidRPr="00220C69" w:rsidRDefault="00220C6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HDPE tại một điểm bất kỳ: 1mm</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Cs w:val="0"/>
                <w:noProof w:val="0"/>
              </w:rPr>
            </w:pPr>
            <w:r w:rsidRPr="00220C69">
              <w:rPr>
                <w:rFonts w:ascii="Times New Roman" w:hAnsi="Times New Roman"/>
                <w:bCs w:val="0"/>
                <w:noProof w:val="0"/>
              </w:rPr>
              <w:t>Điện áp thử theo IEC 502</w:t>
            </w:r>
          </w:p>
        </w:tc>
        <w:tc>
          <w:tcPr>
            <w:tcW w:w="1211" w:type="dxa"/>
          </w:tcPr>
          <w:p w:rsidR="00220C69" w:rsidRPr="00220C69" w:rsidRDefault="00220C69" w:rsidP="00220C69">
            <w:pPr>
              <w:spacing w:line="264" w:lineRule="auto"/>
              <w:jc w:val="center"/>
              <w:rPr>
                <w:rFonts w:ascii="Times New Roman" w:hAnsi="Times New Roman"/>
                <w:b w:val="0"/>
                <w:bCs w:val="0"/>
                <w:noProof w:val="0"/>
              </w:rPr>
            </w:pPr>
          </w:p>
        </w:tc>
        <w:tc>
          <w:tcPr>
            <w:tcW w:w="6106" w:type="dxa"/>
          </w:tcPr>
          <w:p w:rsidR="00220C69" w:rsidRPr="00220C69" w:rsidRDefault="00220C69" w:rsidP="00220C69">
            <w:pPr>
              <w:spacing w:line="264" w:lineRule="auto"/>
              <w:jc w:val="center"/>
              <w:rPr>
                <w:rFonts w:ascii="Times New Roman" w:hAnsi="Times New Roman"/>
                <w:b w:val="0"/>
                <w:bCs w:val="0"/>
                <w:noProof w:val="0"/>
              </w:rPr>
            </w:pP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Tần số công nghiệp trong 5 phút</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 w:val="0"/>
                <w:bCs w:val="0"/>
                <w:noProof w:val="0"/>
              </w:rPr>
            </w:pPr>
            <w:r w:rsidRPr="00220C69">
              <w:rPr>
                <w:rFonts w:ascii="Times New Roman" w:hAnsi="Times New Roman"/>
                <w:b w:val="0"/>
                <w:bCs w:val="0"/>
                <w:noProof w:val="0"/>
              </w:rPr>
              <w:t>- Xung</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Cs w:val="0"/>
                <w:noProof w:val="0"/>
              </w:rPr>
            </w:pPr>
            <w:r w:rsidRPr="00220C69">
              <w:rPr>
                <w:rFonts w:ascii="Times New Roman" w:hAnsi="Times New Roman"/>
                <w:bCs w:val="0"/>
                <w:noProof w:val="0"/>
              </w:rPr>
              <w:t>Nhiệt độ/ ẩm độ tương đối làm việc</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 %</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Cs w:val="0"/>
                <w:noProof w:val="0"/>
              </w:rPr>
            </w:pPr>
            <w:r w:rsidRPr="00220C69">
              <w:rPr>
                <w:rFonts w:ascii="Times New Roman" w:hAnsi="Times New Roman"/>
                <w:bCs w:val="0"/>
                <w:noProof w:val="0"/>
              </w:rPr>
              <w:t>Bán kính cong tối thiểu của dây dẫn</w:t>
            </w:r>
          </w:p>
        </w:tc>
        <w:tc>
          <w:tcPr>
            <w:tcW w:w="1211"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6106" w:type="dxa"/>
          </w:tcPr>
          <w:p w:rsidR="00220C69" w:rsidRPr="00220C69" w:rsidRDefault="00220C6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10D (D: Đường kính ngoài dây dẫn)</w:t>
            </w:r>
          </w:p>
        </w:tc>
      </w:tr>
      <w:tr w:rsidR="00220C69" w:rsidRPr="00220C69" w:rsidTr="00220C69">
        <w:trPr>
          <w:jc w:val="center"/>
        </w:trPr>
        <w:tc>
          <w:tcPr>
            <w:tcW w:w="2867" w:type="dxa"/>
          </w:tcPr>
          <w:p w:rsidR="00220C69" w:rsidRPr="00220C69" w:rsidRDefault="00220C69" w:rsidP="00220C69">
            <w:pPr>
              <w:spacing w:line="264" w:lineRule="auto"/>
              <w:rPr>
                <w:rFonts w:ascii="Times New Roman" w:hAnsi="Times New Roman"/>
                <w:bCs w:val="0"/>
                <w:noProof w:val="0"/>
              </w:rPr>
            </w:pPr>
            <w:r w:rsidRPr="00220C69">
              <w:rPr>
                <w:rFonts w:ascii="Times New Roman" w:hAnsi="Times New Roman"/>
                <w:bCs w:val="0"/>
                <w:noProof w:val="0"/>
              </w:rPr>
              <w:t>Chiều dài danh định cuộn cáp</w:t>
            </w:r>
          </w:p>
        </w:tc>
        <w:tc>
          <w:tcPr>
            <w:tcW w:w="1211" w:type="dxa"/>
          </w:tcPr>
          <w:p w:rsidR="00220C69" w:rsidRPr="00220C69" w:rsidRDefault="00220C6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w:t>
            </w:r>
          </w:p>
        </w:tc>
        <w:tc>
          <w:tcPr>
            <w:tcW w:w="6106" w:type="dxa"/>
          </w:tcPr>
          <w:p w:rsidR="00220C69" w:rsidRPr="00220C69" w:rsidRDefault="00220C6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r>
      <w:tr w:rsidR="00220C69" w:rsidRPr="00220C69" w:rsidTr="00220C69">
        <w:trPr>
          <w:jc w:val="center"/>
        </w:trPr>
        <w:tc>
          <w:tcPr>
            <w:tcW w:w="2867" w:type="dxa"/>
          </w:tcPr>
          <w:p w:rsidR="00220C69" w:rsidRPr="00220C69" w:rsidRDefault="00220C69" w:rsidP="00220C69">
            <w:pPr>
              <w:rPr>
                <w:rFonts w:ascii="Times New Roman" w:hAnsi="Times New Roman"/>
                <w:bCs w:val="0"/>
                <w:noProof w:val="0"/>
              </w:rPr>
            </w:pPr>
            <w:r w:rsidRPr="00220C69">
              <w:rPr>
                <w:rFonts w:ascii="Times New Roman" w:hAnsi="Times New Roman"/>
                <w:bCs w:val="0"/>
                <w:noProof w:val="0"/>
              </w:rPr>
              <w:t>Đánh dấu dây dẫn</w:t>
            </w:r>
          </w:p>
        </w:tc>
        <w:tc>
          <w:tcPr>
            <w:tcW w:w="1211" w:type="dxa"/>
          </w:tcPr>
          <w:p w:rsidR="00220C69" w:rsidRPr="00220C69" w:rsidRDefault="00220C69" w:rsidP="00220C69">
            <w:pPr>
              <w:jc w:val="center"/>
              <w:rPr>
                <w:rFonts w:ascii="Times New Roman" w:hAnsi="Times New Roman"/>
                <w:b w:val="0"/>
                <w:bCs w:val="0"/>
                <w:noProof w:val="0"/>
              </w:rPr>
            </w:pPr>
          </w:p>
        </w:tc>
        <w:tc>
          <w:tcPr>
            <w:tcW w:w="6106" w:type="dxa"/>
          </w:tcPr>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Nhà sản xuất (NSX)</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Năm sản xuất </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Lọai dây dẫn chống thấm ACXH</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Tiết diện danh định (mm2)</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Điện áp định mức: 12,7/22(24)kV</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Số mét dài của dây dẫn, …</w:t>
            </w:r>
          </w:p>
          <w:p w:rsidR="00220C69" w:rsidRPr="00220C69" w:rsidRDefault="00220C6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Ví dụ: NSX 2004-Dây dẫn chống thấm ACXH-50mm2-12,7/22(24)kV-5m</w:t>
            </w:r>
          </w:p>
        </w:tc>
      </w:tr>
    </w:tbl>
    <w:p w:rsidR="00220C69" w:rsidRPr="00220C69" w:rsidRDefault="00220C69" w:rsidP="00220C69">
      <w:pPr>
        <w:pStyle w:val="H2"/>
      </w:pPr>
      <w:r w:rsidRPr="00220C69">
        <w:t>Đặc tính kỹ thuật của các loại cách điện:</w:t>
      </w:r>
    </w:p>
    <w:tbl>
      <w:tblPr>
        <w:tblW w:w="9214"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6"/>
        <w:gridCol w:w="3068"/>
        <w:gridCol w:w="5640"/>
      </w:tblGrid>
      <w:tr w:rsidR="00220C69" w:rsidRPr="00220C69" w:rsidTr="00220C69">
        <w:trPr>
          <w:trHeight w:val="350"/>
          <w:tblHeader/>
        </w:trPr>
        <w:tc>
          <w:tcPr>
            <w:tcW w:w="50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Đặc tính</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cantSplit/>
          <w:trHeight w:val="180"/>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đứng 24kV loại pin type</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sứ đứng sẽ được cung cấp theo bảng phạm vi cung cấp</w:t>
            </w:r>
          </w:p>
        </w:tc>
      </w:tr>
      <w:tr w:rsidR="00220C69" w:rsidRPr="00220C69" w:rsidTr="00220C69">
        <w:trPr>
          <w:cantSplit/>
          <w:trHeight w:val="180"/>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4759-1993, IEC 60383 hoặc tương đương</w:t>
            </w:r>
          </w:p>
        </w:tc>
      </w:tr>
      <w:tr w:rsidR="00220C69" w:rsidRPr="00220C69" w:rsidTr="00220C69">
        <w:trPr>
          <w:cantSplit/>
          <w:trHeight w:val="388"/>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đứng 24kV dùng cho đường dây phân phối 22kV, lắp đặt ngoài trời, phù hợp để sử dụng tốt ở vùng khí hậu nhiệt đới ẩm ướt. Yêu cầu vật liệu sứ và lớp men phủ bề mặt phải được chế tạo theo TCVN 4759-1993. Kích thước và hình dáng tham khảo bản vẽ đính kèm.</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 kV</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r>
      <w:tr w:rsidR="00220C69" w:rsidRPr="00220C69" w:rsidTr="00220C69">
        <w:trPr>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khô trong 1 phút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 kV</w:t>
            </w:r>
          </w:p>
        </w:tc>
      </w:tr>
      <w:tr w:rsidR="00220C69" w:rsidRPr="00220C69" w:rsidTr="00220C69">
        <w:trPr>
          <w:trHeight w:val="118"/>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đựng tần số công nghiệp ướt trong 1 phút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 kV</w:t>
            </w:r>
          </w:p>
        </w:tc>
      </w:tr>
      <w:tr w:rsidR="00220C69" w:rsidRPr="00220C69" w:rsidTr="00220C69">
        <w:trPr>
          <w:trHeight w:val="118"/>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đánh thủng ở 50Hz</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160 kV</w:t>
            </w:r>
          </w:p>
        </w:tc>
      </w:tr>
      <w:tr w:rsidR="00220C69" w:rsidRPr="00220C69" w:rsidTr="00220C69">
        <w:trPr>
          <w:trHeight w:val="118"/>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đựng xung xét 1,2/50</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s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125</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phá hủy cơ học khi uốn</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kN</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Khối lượng sứ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Bán kính cổ sứ cố định dây dẫn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R = 19mm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Ống lót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Làm bằng đồng</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 0C</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90 %</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Ty sứ đứng 24kV</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ty sứ sẽ được cung cấp theo bảng phạm vi cung cấp</w:t>
            </w:r>
          </w:p>
        </w:tc>
      </w:tr>
      <w:tr w:rsidR="00220C69" w:rsidRPr="00220C69" w:rsidTr="00220C69">
        <w:trPr>
          <w:cantSplit/>
          <w:trHeight w:val="180"/>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4759-1993 hoặc tương đương</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ty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Ty sứ làm bằng thép mạ kẽm nhúng nóng, mỗi ty sứ kèm theo 2 đai ốc và 1 vòng đệm loại lò xo làm bằng thép không gỉ hoặc thép mạ kẽm nhúng nóng theo bản vẽ đính kèm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ty sứ trừ phần ren răng theo IEC 60383</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lớp mạ trung bình phần ren răng của ty sứ theo IEC 60383</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ty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Chân sứ đỉnh thẳng 24kV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chân sứ sẽ được cung cấp theo bảng phạm vi cung cấp</w:t>
            </w:r>
          </w:p>
        </w:tc>
      </w:tr>
      <w:tr w:rsidR="00220C69" w:rsidRPr="00220C69" w:rsidTr="00220C69">
        <w:trPr>
          <w:cantSplit/>
          <w:trHeight w:val="180"/>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chân sứ trừ phần ren răng theo IEC 60383</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Chân sứ đỉnh cong 24kV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chân sứ sẽ được cung cấp theo bảng phạm vi cung cấp</w:t>
            </w:r>
          </w:p>
        </w:tc>
      </w:tr>
      <w:tr w:rsidR="00220C69" w:rsidRPr="00220C69" w:rsidTr="00220C69">
        <w:trPr>
          <w:cantSplit/>
          <w:trHeight w:val="180"/>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322"/>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rPr>
          <w:cantSplit/>
          <w:trHeight w:val="643"/>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chân sứ trừ phần ren răng theo IEC 60383</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220C69" w:rsidRPr="00220C69" w:rsidTr="00220C69">
        <w:trPr>
          <w:trHeight w:val="165"/>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 bao gói, thử nghiệm sứ đứng</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Theo TCVN 4759-1993</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mỗi sứ đứng phải ghi các nội dung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Tên sản phẩm,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Cấp của cách điện,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Tên cơ sở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 trong quá trình vận hành sứ trong hệ thống điện.</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Bao gói </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đứng phải được xếp cẩn thận trong thùng gỗ, cac-ton… đảm bảo sứ không bị va chạm trực tiếp hay dằn sóc trong quá trình vận chuyển.</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Qui định kiểm tra và thử nghiệm</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 theo yêu cầu ở phần III</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Catalog/bản vẽ thiết kế  sứ đứng, chân sứ, ty sứ của nhà sản xuất có đầy đủ thông số kỹ thuật  chi tiết để chứng minh đặc tính kỹ thuật sản phẩm chào đáp ứng yêu cầu kỹ thuật hồ sơ mời thầu</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Danh sách bán hàng như qui định trong phần thương mại</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220C69" w:rsidRPr="00220C69" w:rsidTr="00220C69">
        <w:trPr>
          <w:cantSplit/>
          <w:trHeight w:val="266"/>
        </w:trPr>
        <w:tc>
          <w:tcPr>
            <w:tcW w:w="506" w:type="dxa"/>
          </w:tcPr>
          <w:p w:rsidR="00220C69" w:rsidRPr="00220C69" w:rsidRDefault="00220C69" w:rsidP="00220C69">
            <w:pPr>
              <w:rPr>
                <w:rFonts w:ascii="Times New Roman" w:hAnsi="Times New Roman"/>
                <w:b w:val="0"/>
                <w:bCs w:val="0"/>
                <w:noProof w:val="0"/>
              </w:rPr>
            </w:pPr>
          </w:p>
        </w:tc>
        <w:tc>
          <w:tcPr>
            <w:tcW w:w="306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Mẫu sứ chào</w:t>
            </w:r>
          </w:p>
        </w:tc>
        <w:tc>
          <w:tcPr>
            <w:tcW w:w="564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 mẫu cung cấp theo hồ sơ dự thầu</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treo Polymer 24KV</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IEC 61109, IEC 62217 hoặc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tương đương</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Cách điện sử dụng trên đường dây phân phối trên không 22kV sẽ là loại cách điện Polymer silicone rubber) có đặc tính kháng nước, chống rạng nứt, chống ăn món, chống lảo hóa tốt, lắp đặt ngoài trời, phù hợp để vận hạnh dưới điều kiện khi hậu nhiệt đới ẩm ướt, vùng biển, sương muối, vùng ô nhiễm công nghiệp, tia tử ngoại (UV)</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ty  theo IEC 60120</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16mm</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4</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thế định mức</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24kV</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50HZ</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tần chịu đựng tần số công nghiệp ướt trong 1 phút</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50kV</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đựng xung sét khô</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125kVp</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phá hủy về cơ</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(SML)</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70kN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120kN</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500C</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“clevis” có đường kính ty 16mm</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“tongue”có đường kính lỗ 0,7</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Lõi</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 thủy tinh</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Cánh</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Silicone rubber hoặc hỗn hợp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Silicone</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Chốt chẽ</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Làm bằng thép không rĩ</w:t>
            </w:r>
          </w:p>
        </w:tc>
      </w:tr>
      <w:tr w:rsidR="00220C69" w:rsidRPr="00220C69" w:rsidTr="00220C69">
        <w:trPr>
          <w:cantSplit/>
          <w:trHeight w:val="266"/>
        </w:trPr>
        <w:tc>
          <w:tcPr>
            <w:tcW w:w="506"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lớp mạ trung bình</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phần kim loại theo IEC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60383</w:t>
            </w:r>
          </w:p>
        </w:tc>
        <w:tc>
          <w:tcPr>
            <w:tcW w:w="5640"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85 μm</w:t>
            </w:r>
          </w:p>
        </w:tc>
      </w:tr>
    </w:tbl>
    <w:p w:rsidR="00220C69" w:rsidRPr="00220C69" w:rsidRDefault="00220C69" w:rsidP="000725FC">
      <w:pPr>
        <w:pStyle w:val="H2"/>
      </w:pPr>
      <w:r w:rsidRPr="00220C69">
        <w:t>Đặc tính kỹ thuật của đà Composite:</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3"/>
        <w:gridCol w:w="1948"/>
        <w:gridCol w:w="3073"/>
      </w:tblGrid>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194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vị tính</w:t>
            </w: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đà</w:t>
            </w:r>
          </w:p>
        </w:tc>
        <w:tc>
          <w:tcPr>
            <w:tcW w:w="1948" w:type="dxa"/>
          </w:tcPr>
          <w:p w:rsidR="00220C69" w:rsidRPr="00220C69" w:rsidRDefault="00220C69" w:rsidP="00220C69">
            <w:pPr>
              <w:rPr>
                <w:rFonts w:ascii="Times New Roman" w:hAnsi="Times New Roman"/>
                <w:b w:val="0"/>
                <w:bCs w:val="0"/>
                <w:noProof w:val="0"/>
              </w:rPr>
            </w:pP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composite có sợi thuỷ tinh gia cường, bề mặt đà nhẵn bóng. Nắp bịt đầu đà bằng vật liệu composite, trên nắp có lỗ thoát nước có in tên nhà sản xuất tháng/năm xuất xưởng.</w:t>
            </w:r>
          </w:p>
        </w:tc>
      </w:tr>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Kích thước</w:t>
            </w:r>
          </w:p>
        </w:tc>
        <w:tc>
          <w:tcPr>
            <w:tcW w:w="194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□110×80×2400×5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□110×80×800×5</w:t>
            </w:r>
          </w:p>
        </w:tc>
      </w:tr>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Đặt tính điện môi</w:t>
            </w:r>
          </w:p>
        </w:tc>
        <w:tc>
          <w:tcPr>
            <w:tcW w:w="1948" w:type="dxa"/>
          </w:tcPr>
          <w:p w:rsidR="00220C69" w:rsidRPr="00220C69" w:rsidRDefault="00220C69" w:rsidP="00220C69">
            <w:pPr>
              <w:rPr>
                <w:rFonts w:ascii="Times New Roman" w:hAnsi="Times New Roman"/>
                <w:b w:val="0"/>
                <w:bCs w:val="0"/>
                <w:noProof w:val="0"/>
              </w:rPr>
            </w:pP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tối thiểu tần số công nghiệp là 160KV</w:t>
            </w:r>
          </w:p>
        </w:tc>
      </w:tr>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Tải trọng và lực siết bulon</w:t>
            </w:r>
          </w:p>
        </w:tc>
        <w:tc>
          <w:tcPr>
            <w:tcW w:w="194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w:t>
            </w: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Khả năng chịu lực P1&gt;=5000</w:t>
            </w:r>
          </w:p>
        </w:tc>
      </w:tr>
      <w:tr w:rsidR="00220C69" w:rsidRPr="00220C69" w:rsidTr="00220C69">
        <w:trPr>
          <w:cantSplit/>
        </w:trPr>
        <w:tc>
          <w:tcPr>
            <w:tcW w:w="41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Thử điện áp phóng điện xung</w:t>
            </w:r>
          </w:p>
        </w:tc>
        <w:tc>
          <w:tcPr>
            <w:tcW w:w="1948" w:type="dxa"/>
          </w:tcPr>
          <w:p w:rsidR="00220C69" w:rsidRPr="00220C69" w:rsidRDefault="00220C69" w:rsidP="00220C69">
            <w:pPr>
              <w:rPr>
                <w:rFonts w:ascii="Times New Roman" w:hAnsi="Times New Roman"/>
                <w:b w:val="0"/>
                <w:bCs w:val="0"/>
                <w:noProof w:val="0"/>
              </w:rPr>
            </w:pPr>
          </w:p>
        </w:tc>
        <w:tc>
          <w:tcPr>
            <w:tcW w:w="307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≥254kV</w:t>
            </w:r>
          </w:p>
        </w:tc>
      </w:tr>
    </w:tbl>
    <w:p w:rsidR="00220C69" w:rsidRPr="00220C69" w:rsidRDefault="00220C69" w:rsidP="000725FC">
      <w:pPr>
        <w:pStyle w:val="H2"/>
      </w:pPr>
      <w:r w:rsidRPr="00220C69">
        <w:t xml:space="preserve"> Đặc tính kỹ thuật của sứ ống chỉ:</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4062"/>
        <w:gridCol w:w="4382"/>
      </w:tblGrid>
      <w:tr w:rsidR="00220C69" w:rsidRPr="00220C69" w:rsidTr="00220C69">
        <w:trPr>
          <w:trHeight w:val="209"/>
          <w:tblHeader/>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2221"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2397"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trHeight w:val="47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Tiêu chuẩn áp dụng </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IEC 60-1 va các tiêu chuẩn IEC liên quan hoặc tiêu chuẩn tương đương</w:t>
            </w:r>
          </w:p>
        </w:tc>
      </w:tr>
      <w:tr w:rsidR="00220C69" w:rsidRPr="00220C69" w:rsidTr="00220C69">
        <w:trPr>
          <w:trHeight w:val="350"/>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2221"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 sứ ống chỉ 80mm</w:t>
            </w:r>
          </w:p>
        </w:tc>
        <w:tc>
          <w:tcPr>
            <w:tcW w:w="2397"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rPr>
          <w:trHeight w:val="110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ống chỉ dùng để ngừng và đỡ dây bọc hạ thế trên đường dây phân phối hạ thế trên không. Các sứ này sẽ được lắp vào giá đỡ bằng thép cố định trên trụ</w:t>
            </w:r>
          </w:p>
        </w:tc>
      </w:tr>
      <w:tr w:rsidR="00220C69" w:rsidRPr="00220C69" w:rsidTr="00220C69">
        <w:trPr>
          <w:trHeight w:val="242"/>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4</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0,6kV</w:t>
            </w:r>
          </w:p>
        </w:tc>
      </w:tr>
      <w:tr w:rsidR="00220C69" w:rsidRPr="00220C69" w:rsidTr="00220C69">
        <w:trPr>
          <w:trHeight w:val="251"/>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≥80 mm</w:t>
            </w:r>
          </w:p>
        </w:tc>
      </w:tr>
      <w:tr w:rsidR="00220C69" w:rsidRPr="00220C69" w:rsidTr="00220C69">
        <w:trPr>
          <w:trHeight w:val="512"/>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đựng tần số công nghiệp trong 1 phut</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 kV</w:t>
            </w:r>
          </w:p>
        </w:tc>
      </w:tr>
      <w:tr w:rsidR="00220C69" w:rsidRPr="00220C69" w:rsidTr="00220C69">
        <w:trPr>
          <w:trHeight w:val="20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pha hủy cơ học</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 kN</w:t>
            </w:r>
          </w:p>
        </w:tc>
      </w:tr>
      <w:tr w:rsidR="00220C69" w:rsidRPr="00220C69" w:rsidTr="00220C69">
        <w:trPr>
          <w:trHeight w:val="224"/>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Bán kính cổ sứ cố định dây dẫn</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R ≥18 mm</w:t>
            </w:r>
          </w:p>
        </w:tc>
      </w:tr>
      <w:tr w:rsidR="00220C69" w:rsidRPr="00220C69" w:rsidTr="00220C69">
        <w:trPr>
          <w:trHeight w:val="224"/>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của sứ</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 ≤80 mm</w:t>
            </w:r>
          </w:p>
        </w:tc>
      </w:tr>
      <w:tr w:rsidR="00220C69" w:rsidRPr="00220C69" w:rsidTr="00220C69">
        <w:trPr>
          <w:trHeight w:val="224"/>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cao của sứ</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 ≤76 mm</w:t>
            </w:r>
          </w:p>
        </w:tc>
      </w:tr>
      <w:tr w:rsidR="00220C69" w:rsidRPr="00220C69" w:rsidTr="00220C69">
        <w:trPr>
          <w:trHeight w:val="314"/>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kinh lỗ bên trong của sứ</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 ≥18 mm</w:t>
            </w:r>
          </w:p>
        </w:tc>
      </w:tr>
      <w:tr w:rsidR="00220C69" w:rsidRPr="00220C69" w:rsidTr="00220C69">
        <w:trPr>
          <w:trHeight w:val="251"/>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500C</w:t>
            </w:r>
          </w:p>
        </w:tc>
      </w:tr>
      <w:tr w:rsidR="00220C69" w:rsidRPr="00220C69" w:rsidTr="00220C69">
        <w:trPr>
          <w:trHeight w:val="29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ẩm moi trường tương đối</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w:t>
            </w:r>
          </w:p>
        </w:tc>
      </w:tr>
      <w:tr w:rsidR="00220C69" w:rsidRPr="00220C69" w:rsidTr="00220C69">
        <w:trPr>
          <w:trHeight w:val="70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mỗi sứ phải ghi các nội dung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Tên cơ sở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Cấp của cách điện,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Lực phá hủy…</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trong quá trình vận hành sứ trong hệ thống điện</w:t>
            </w:r>
          </w:p>
        </w:tc>
      </w:tr>
      <w:tr w:rsidR="00220C69" w:rsidRPr="00220C69" w:rsidTr="00220C69">
        <w:trPr>
          <w:trHeight w:val="70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Sứ phải được xếp cẩn thận trong thùng gỗ, cacton… đảm bảo sứ không bị va chạm trực tiếp hay dằn sóc trong quá trình vận chuyển</w:t>
            </w:r>
          </w:p>
        </w:tc>
      </w:tr>
      <w:tr w:rsidR="00220C69" w:rsidRPr="00220C69" w:rsidTr="00220C69">
        <w:trPr>
          <w:trHeight w:val="706"/>
        </w:trPr>
        <w:tc>
          <w:tcPr>
            <w:tcW w:w="383" w:type="pct"/>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2221"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2397" w:type="pct"/>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Kiểm tra ngoại quan, đo kích thước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Thử lực phá hủy cơ học</w:t>
            </w:r>
          </w:p>
        </w:tc>
      </w:tr>
    </w:tbl>
    <w:p w:rsidR="00220C69" w:rsidRPr="00220C69" w:rsidRDefault="00220C69" w:rsidP="00220C69">
      <w:pPr>
        <w:rPr>
          <w:rFonts w:ascii="Times New Roman" w:hAnsi="Times New Roman"/>
          <w:bCs w:val="0"/>
          <w:noProof w:val="0"/>
          <w:sz w:val="26"/>
          <w:szCs w:val="26"/>
        </w:rPr>
      </w:pPr>
    </w:p>
    <w:p w:rsidR="00220C69" w:rsidRPr="00220C69" w:rsidRDefault="00220C69" w:rsidP="000725FC">
      <w:pPr>
        <w:pStyle w:val="H2"/>
      </w:pPr>
      <w:r w:rsidRPr="00220C69">
        <w:t>Tiêu chuẩn kỹ thuật của trụ BTLT 12m-F540 (K=2)</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3815"/>
        <w:gridCol w:w="4386"/>
      </w:tblGrid>
      <w:tr w:rsidR="00220C69" w:rsidRPr="00220C69" w:rsidTr="00220C69">
        <w:trPr>
          <w:tblHeader/>
        </w:trPr>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lượng</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 hoặc tương đương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sản xuất và thử</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nghiệm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5847-2016 hoặc tương đương.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Trụ bê tông ly tâm có mặt cắt tròn với độ côn 1,33</w:t>
            </w:r>
            <w:r w:rsidRPr="00220C69">
              <w:rPr>
                <w:rFonts w:ascii="Times New Roman" w:hAnsi="Times New Roman"/>
                <w:b w:val="0"/>
                <w:bCs w:val="0"/>
                <w:noProof w:val="0"/>
              </w:rPr>
              <w:t>0,01</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Thiết kế trụ</w:t>
            </w:r>
          </w:p>
        </w:tc>
        <w:tc>
          <w:tcPr>
            <w:tcW w:w="4386" w:type="dxa"/>
          </w:tcPr>
          <w:p w:rsidR="00220C69" w:rsidRPr="00220C69" w:rsidRDefault="00220C69" w:rsidP="00220C69">
            <w:pPr>
              <w:rPr>
                <w:rFonts w:ascii="Times New Roman" w:hAnsi="Times New Roman"/>
                <w:b w:val="0"/>
                <w:bCs w:val="0"/>
                <w:noProof w:val="0"/>
              </w:rPr>
            </w:pP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4.1</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Trụ BTLT có mặt cắt trofnvowis độ côn 1,11% và 1,33% theo chiều dài cột</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4.2</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 trụ BTLT từ 6m-14m chỉ gồm 01 đoạn liên tục</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4.3</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trụ                          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Sai số chiều dài trụ                mm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- 10, +25</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4.4</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đầu trụ</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BTLT 12m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190</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4.5</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đáy trụ</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BTLT 12m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380</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Chiều dày lớp bê tông đầu trụ bảo vệ </w:t>
            </w:r>
            <w:r w:rsidRPr="00220C69">
              <w:rPr>
                <w:rFonts w:ascii="Times New Roman" w:hAnsi="Times New Roman"/>
                <w:b w:val="0"/>
                <w:bCs w:val="0"/>
                <w:noProof w:val="0"/>
              </w:rPr>
              <w:lastRenderedPageBreak/>
              <w:t>cốt thép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4386"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45-57</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4.7</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dày lớp bê tông đáy trụ bảo vệ cốt thép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4386"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50-7</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4.8</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Phải có nút chặn bằng bê tông  ở hai đầu trụ ly tâm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chế tạo</w:t>
            </w:r>
          </w:p>
        </w:tc>
        <w:tc>
          <w:tcPr>
            <w:tcW w:w="4386" w:type="dxa"/>
          </w:tcPr>
          <w:p w:rsidR="00220C69" w:rsidRPr="00220C69" w:rsidRDefault="00220C69" w:rsidP="00220C69">
            <w:pPr>
              <w:rPr>
                <w:rFonts w:ascii="Times New Roman" w:hAnsi="Times New Roman"/>
                <w:b w:val="0"/>
                <w:bCs w:val="0"/>
                <w:noProof w:val="0"/>
              </w:rPr>
            </w:pP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5.1</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Cường độ nén ở tuổi 28 ngày của bê tông đúc trụ</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40Mpa</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5.2</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cho bê tông</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Phù hợp TCVN 4560 :2012</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5.3</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Xi măng cho bê tông</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Phù hợp TCVN 2682 :2009, 6260 :2009, 6067 :2004, 7711 :2013</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5.4</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Cốt liệu cho bê tông</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Phù hợp TCVN 7570 :2006</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Cốt thép cho bê tông</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Phù hợp TCVN 1651-1 :2008 hoặc 1651-2 :2008</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5.6</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mặt ngoài trụ không chịu tải trọng phải nhẵn</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5.7</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Vết nứt</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Cho phép có vết nứt với bề rộng không lớn hơn 0,05mm. Các vết nứt không được nối tiếp nhau vòng quang thân trụ</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5.8</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Cho phéo được rỗ ở mép khuôn. Chiều sâu vết rỗ không lớn hơn 2mm, chiều dài không quá 15mm</w:t>
            </w:r>
          </w:p>
        </w:tc>
        <w:tc>
          <w:tcPr>
            <w:tcW w:w="4386" w:type="dxa"/>
          </w:tcPr>
          <w:p w:rsidR="00220C69" w:rsidRPr="00220C69" w:rsidRDefault="00220C69" w:rsidP="00220C69">
            <w:pPr>
              <w:rPr>
                <w:rFonts w:ascii="Times New Roman" w:hAnsi="Times New Roman"/>
                <w:b w:val="0"/>
                <w:bCs w:val="0"/>
                <w:noProof w:val="0"/>
              </w:rPr>
            </w:pP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5.9</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lỗ rò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Ngoài trụ</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Mút trụ</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c>
          <w:tcPr>
            <w:tcW w:w="9072" w:type="dxa"/>
            <w:gridSpan w:val="3"/>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Tải trọng thiết kế</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kéo/nén ngang đầu trụ tối thiểu (KN) : BTLT 12m : 5,4 ; 14m : 6,5</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Khoảng cách từ điểm đặt lực đến đầu trụ (mm) :  1000mm</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Tải trọng phá hủy (N) với điểm đặt lực như trường hợp lực kéo ngang đầu trụ</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Gấp 2 lần lực kéo ngang đầu trụ</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Cót thép</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Thép cán nóng theo TCVN 1651-1 :2008 hoặc 1651-2 :2008</w:t>
            </w:r>
          </w:p>
        </w:tc>
      </w:tr>
      <w:tr w:rsidR="00220C69" w:rsidRPr="00220C69" w:rsidTr="00220C69">
        <w:tc>
          <w:tcPr>
            <w:tcW w:w="87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3815"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438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bl>
    <w:p w:rsidR="00220C69" w:rsidRPr="00220C69" w:rsidRDefault="00220C69" w:rsidP="00220C69">
      <w:pPr>
        <w:rPr>
          <w:rFonts w:ascii="Times New Roman" w:hAnsi="Times New Roman"/>
          <w:bCs w:val="0"/>
          <w:noProof w:val="0"/>
          <w:sz w:val="26"/>
          <w:szCs w:val="26"/>
        </w:rPr>
      </w:pPr>
    </w:p>
    <w:p w:rsidR="00220C69" w:rsidRPr="00220C69" w:rsidRDefault="00220C69" w:rsidP="000725FC">
      <w:pPr>
        <w:pStyle w:val="H2"/>
      </w:pPr>
      <w:r w:rsidRPr="00220C69">
        <w:t>Đặc tính kỹ thuật Đà sắt các loại</w:t>
      </w:r>
    </w:p>
    <w:tbl>
      <w:tblPr>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3188"/>
        <w:gridCol w:w="5460"/>
      </w:tblGrid>
      <w:tr w:rsidR="00220C69" w:rsidRPr="00220C69" w:rsidTr="00220C69">
        <w:trPr>
          <w:trHeight w:val="58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18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5460"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trHeight w:val="58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Nhà sản xuất </w:t>
            </w:r>
          </w:p>
        </w:tc>
        <w:tc>
          <w:tcPr>
            <w:tcW w:w="5460" w:type="dxa"/>
          </w:tcPr>
          <w:p w:rsidR="00220C69" w:rsidRPr="00220C69" w:rsidRDefault="00220C69" w:rsidP="00220C69">
            <w:pPr>
              <w:rPr>
                <w:rFonts w:ascii="Times New Roman" w:hAnsi="Times New Roman"/>
                <w:b w:val="0"/>
                <w:bCs w:val="0"/>
                <w:noProof w:val="0"/>
              </w:rPr>
            </w:pPr>
          </w:p>
        </w:tc>
      </w:tr>
      <w:tr w:rsidR="00220C69" w:rsidRPr="00220C69" w:rsidTr="00220C69">
        <w:trPr>
          <w:trHeight w:val="58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318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5460" w:type="dxa"/>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58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318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Kích thước đà</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Mặt cắt đà</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Chiều dài đà</w:t>
            </w:r>
          </w:p>
        </w:tc>
        <w:tc>
          <w:tcPr>
            <w:tcW w:w="5460" w:type="dxa"/>
            <w:vAlign w:val="center"/>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 x75x 8</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Tuỳ thuộc loại đà</w:t>
            </w:r>
          </w:p>
          <w:p w:rsidR="00220C69" w:rsidRPr="00220C69" w:rsidRDefault="00220C69" w:rsidP="00220C69">
            <w:pPr>
              <w:rPr>
                <w:rFonts w:ascii="Times New Roman" w:hAnsi="Times New Roman"/>
                <w:b w:val="0"/>
                <w:bCs w:val="0"/>
                <w:noProof w:val="0"/>
              </w:rPr>
            </w:pPr>
          </w:p>
        </w:tc>
      </w:tr>
      <w:tr w:rsidR="00220C69" w:rsidRPr="00220C69" w:rsidTr="00220C69">
        <w:trPr>
          <w:trHeight w:val="737"/>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4</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mặt đà phải trơn nhẵn không có vết xước và khuyết tật</w:t>
            </w:r>
          </w:p>
        </w:tc>
        <w:tc>
          <w:tcPr>
            <w:tcW w:w="54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rPr>
          <w:trHeight w:val="71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dày trung bình tối thiểu lớp tráng kẽm</w:t>
            </w:r>
          </w:p>
        </w:tc>
        <w:tc>
          <w:tcPr>
            <w:tcW w:w="54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80µm</w:t>
            </w:r>
          </w:p>
        </w:tc>
      </w:tr>
      <w:tr w:rsidR="00220C69" w:rsidRPr="00220C69" w:rsidTr="00220C69">
        <w:trPr>
          <w:trHeight w:val="71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tráng kẽm phải đều và bám dính chắc vào kim loại nền</w:t>
            </w:r>
          </w:p>
        </w:tc>
        <w:tc>
          <w:tcPr>
            <w:tcW w:w="54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rPr>
          <w:trHeight w:val="71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Gới hạn bền đứt</w:t>
            </w:r>
          </w:p>
        </w:tc>
        <w:tc>
          <w:tcPr>
            <w:tcW w:w="54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380 N/mm2</w:t>
            </w:r>
          </w:p>
        </w:tc>
      </w:tr>
      <w:tr w:rsidR="00220C69" w:rsidRPr="00220C69" w:rsidTr="00220C69">
        <w:trPr>
          <w:trHeight w:val="710"/>
        </w:trPr>
        <w:tc>
          <w:tcPr>
            <w:tcW w:w="708"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3188"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Giới hạn chảy</w:t>
            </w:r>
          </w:p>
        </w:tc>
        <w:tc>
          <w:tcPr>
            <w:tcW w:w="5460" w:type="dxa"/>
          </w:tcPr>
          <w:p w:rsidR="00220C69" w:rsidRPr="00220C69" w:rsidRDefault="00220C69" w:rsidP="00220C69">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r>
    </w:tbl>
    <w:p w:rsidR="00220C69" w:rsidRPr="00220C69" w:rsidRDefault="00220C69" w:rsidP="000725FC">
      <w:pPr>
        <w:pStyle w:val="H2"/>
      </w:pPr>
      <w:r w:rsidRPr="00220C69">
        <w:t>Đặc tính kỹ thuật dây đồng trần</w:t>
      </w: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2864"/>
        <w:gridCol w:w="1502"/>
        <w:gridCol w:w="4459"/>
      </w:tblGrid>
      <w:tr w:rsidR="00220C69" w:rsidRPr="00220C69" w:rsidTr="00220C69">
        <w:tc>
          <w:tcPr>
            <w:tcW w:w="531"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2864"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Đặc tính</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vị</w:t>
            </w: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lượng sản phẩm</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5064-1994 và TCVN 5064-1994/SĐ1: 1995</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 về kết cấu:</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Kết cấu bề mặt</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mặt đồng đều; các sợi bện không chồng chéo, không có khuyết tật; tại các đầu và cuối của dây bện phải có đai chống bung xoắn.</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 lớp xoắn</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 lớp xoắn kế tiếp nhau phải ng ược chiều nhau và được xoắn chặt với nhau; lớp xoắn ngoài cùng theo chiều phải.</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Mối nối</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danh định</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sợi /đường kính sợi</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Sợi/mm</w:t>
            </w: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 / 2,13</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Thông số kỹ thuật của dây đồng:</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Sai số cho phép của đường kính sợi  đồng, 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Ứng suất chịu kéo đứt tối</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thiểu của đường kính sợi</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đồng, 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-Trên 1, 00 đến 3,00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400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380</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dãn dài tương đối tối thiểu của đường kính sợi đồng, mm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ruột dẫn ở 20 độ C</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0,7336</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Trọng l ượng gần đúng để tham khảo:</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224</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 đứt của dây</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w:t>
            </w: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≥9.463</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Bán  kính  bẻ  cong  /số lần bẻ cong</w:t>
            </w:r>
          </w:p>
        </w:tc>
        <w:tc>
          <w:tcPr>
            <w:tcW w:w="150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[mm+0,05 /lần]</w:t>
            </w:r>
          </w:p>
        </w:tc>
        <w:tc>
          <w:tcPr>
            <w:tcW w:w="4459" w:type="dxa"/>
            <w:shd w:val="clear" w:color="auto" w:fill="auto"/>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6,0/ ≥6</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Bội số bước xoắn</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Theo TCVN 5064-1994</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thứ nhất:</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 25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 ÷ 20</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thứ hai:</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cuộn cáp:</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C16-C35</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2.000</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 về thử nghiệm</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 bao gói, vận chuyển và bảo quản:</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4766-89</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-Ký hiệu dây</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dây (m)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1502" w:type="dxa"/>
            <w:shd w:val="clear" w:color="auto" w:fill="auto"/>
          </w:tcPr>
          <w:p w:rsidR="00220C69" w:rsidRPr="00220C69" w:rsidRDefault="00220C69" w:rsidP="00220C69">
            <w:pPr>
              <w:rPr>
                <w:rFonts w:ascii="Times New Roman" w:hAnsi="Times New Roman"/>
                <w:b w:val="0"/>
                <w:bCs w:val="0"/>
                <w:noProof w:val="0"/>
              </w:rPr>
            </w:pPr>
          </w:p>
        </w:tc>
        <w:tc>
          <w:tcPr>
            <w:tcW w:w="4459"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ngoài cùng của dây được cố định vào tang trống</w:t>
            </w:r>
          </w:p>
        </w:tc>
      </w:tr>
      <w:tr w:rsidR="00220C69" w:rsidRPr="00220C69" w:rsidTr="00220C69">
        <w:tc>
          <w:tcPr>
            <w:tcW w:w="531"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w:t>
            </w:r>
          </w:p>
        </w:tc>
        <w:tc>
          <w:tcPr>
            <w:tcW w:w="2864"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5961" w:type="dxa"/>
            <w:gridSpan w:val="2"/>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Biên bản thử nghiệm chứng minh dây dẫn chào phù hợp với đặc tính kỹ thuật hồ sơ mời thầu và hợp đồng. Biên bản này phải được thực hiện bởi đơn vị thử nghiệm độc lập và theo TCVN 5064:1994 &amp; TCVN 5064:1994/SĐ1: 1994, nội dung thử nghiệm bao gồm: kiểm tra số sợi dẫn, số lớp xoắn, chiều xoắn lớp ngoài cùng, bội số bước xoắn, đường kính sợi dẫn, số lần bẻ cong sợi dẫn, độ giãn dài tương đối sợi dẫn, ứng suất kéo đứt sợi dẫn, điện trở 1 chiều của 1km dây dẫn ở 185C, lực kéo đứt của toàn bộ dây dẫn.</w:t>
            </w:r>
          </w:p>
        </w:tc>
      </w:tr>
    </w:tbl>
    <w:p w:rsidR="00220C69" w:rsidRPr="00220C69" w:rsidRDefault="00220C69" w:rsidP="000725FC">
      <w:pPr>
        <w:pStyle w:val="H2"/>
      </w:pPr>
      <w:r w:rsidRPr="00220C69">
        <w:t>Yêu cầu về kỹ thuật Cáp đồng bọc CV:</w:t>
      </w:r>
    </w:p>
    <w:tbl>
      <w:tblPr>
        <w:tblW w:w="932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120"/>
        <w:gridCol w:w="1750"/>
        <w:gridCol w:w="28"/>
        <w:gridCol w:w="1274"/>
        <w:gridCol w:w="514"/>
        <w:gridCol w:w="1830"/>
        <w:gridCol w:w="2126"/>
      </w:tblGrid>
      <w:tr w:rsidR="00220C69" w:rsidRPr="00220C69" w:rsidTr="00220C69">
        <w:trPr>
          <w:tblHeader/>
        </w:trPr>
        <w:tc>
          <w:tcPr>
            <w:tcW w:w="686"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tả</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cầu</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bookmarkStart w:id="0" w:name="_Hlk425413156"/>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 nguồn gốc xuất xứ</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Nêu rõ ràng</w:t>
            </w:r>
          </w:p>
        </w:tc>
      </w:tr>
      <w:bookmarkEnd w:id="0"/>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Năm sản xuất</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2016 - 2017</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IEC 60227-1, IEC 60228, TCVN 6610:1850, TCVN 5935-1995, 5064-1994 hoặc tương đương.</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 (Uđm)</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0,6/1</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Dòng điện định mức:</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bookmarkStart w:id="1" w:name="_Hlk425410743"/>
            <w:bookmarkStart w:id="2" w:name="_Hlk430698683"/>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bookmarkEnd w:id="1"/>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bookmarkEnd w:id="2"/>
      <w:tr w:rsidR="00220C69" w:rsidRPr="00220C69" w:rsidTr="00220C69">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tần số nguồn (1 phút, 50Hz)</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w:t>
            </w:r>
          </w:p>
        </w:tc>
      </w:tr>
      <w:tr w:rsidR="00220C69" w:rsidRPr="00220C69" w:rsidTr="00220C69">
        <w:trPr>
          <w:trHeight w:val="127"/>
        </w:trPr>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làm việc tối đa cho phép:</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50"/>
        </w:trPr>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Khi vận hành dài hạn</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tc>
      </w:tr>
      <w:tr w:rsidR="00220C69" w:rsidRPr="00220C69" w:rsidTr="00220C69">
        <w:trPr>
          <w:trHeight w:val="50"/>
        </w:trPr>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Trong tình trạng ngắn mạch nhiều pha</w:t>
            </w:r>
          </w:p>
        </w:tc>
        <w:tc>
          <w:tcPr>
            <w:tcW w:w="1302"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160</w:t>
            </w:r>
          </w:p>
        </w:tc>
      </w:tr>
      <w:tr w:rsidR="00220C69" w:rsidRPr="00220C69" w:rsidTr="00220C69">
        <w:trPr>
          <w:trHeight w:val="50"/>
        </w:trPr>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Lõi dây dẫn</w:t>
            </w: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cầu khoảng cách giữa hai mối hàn liên tiếp ít nhất là 50m.</w:t>
            </w:r>
          </w:p>
        </w:tc>
      </w:tr>
      <w:tr w:rsidR="00220C69" w:rsidRPr="00220C69" w:rsidTr="00220C69">
        <w:trPr>
          <w:trHeight w:val="50"/>
        </w:trPr>
        <w:tc>
          <w:tcPr>
            <w:tcW w:w="686" w:type="dxa"/>
            <w:vAlign w:val="center"/>
          </w:tcPr>
          <w:p w:rsidR="00220C69" w:rsidRPr="00220C69" w:rsidRDefault="00220C69" w:rsidP="00220C69">
            <w:pPr>
              <w:rPr>
                <w:rFonts w:ascii="Times New Roman" w:hAnsi="Times New Roman"/>
                <w:b w:val="0"/>
                <w:bCs w:val="0"/>
                <w:noProof w:val="0"/>
              </w:rPr>
            </w:pPr>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Vỏ cách điện</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r>
      <w:tr w:rsidR="00220C69" w:rsidRPr="00220C69" w:rsidTr="00220C69">
        <w:trPr>
          <w:trHeight w:val="50"/>
        </w:trPr>
        <w:tc>
          <w:tcPr>
            <w:tcW w:w="686" w:type="dxa"/>
            <w:vAlign w:val="center"/>
          </w:tcPr>
          <w:p w:rsidR="00220C69" w:rsidRPr="00220C69" w:rsidRDefault="00220C69" w:rsidP="00220C69">
            <w:pPr>
              <w:rPr>
                <w:rFonts w:ascii="Times New Roman" w:hAnsi="Times New Roman"/>
                <w:b w:val="0"/>
                <w:bCs w:val="0"/>
                <w:noProof w:val="0"/>
              </w:rPr>
            </w:pPr>
            <w:bookmarkStart w:id="3" w:name="_Hlk425770893"/>
          </w:p>
        </w:tc>
        <w:tc>
          <w:tcPr>
            <w:tcW w:w="2870" w:type="dxa"/>
            <w:gridSpan w:val="2"/>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Ký hiệu</w:t>
            </w:r>
          </w:p>
        </w:tc>
        <w:tc>
          <w:tcPr>
            <w:tcW w:w="1302" w:type="dxa"/>
            <w:gridSpan w:val="2"/>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Hãng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Ký hiệu dây bọc: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Tiết diện: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Điện áp định mức: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Số mét: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(Các ký hiệu phải được dập nổi hoặc sơn trên bề mặt cách điện cách nhau 1 mét. Với ký hiệu dập nổi, các chữ và số nổi lên trên bề mặt lớp cách điện và không làm ảnh </w:t>
            </w:r>
            <w:r w:rsidRPr="00220C69">
              <w:rPr>
                <w:rFonts w:ascii="Times New Roman" w:hAnsi="Times New Roman"/>
                <w:b w:val="0"/>
                <w:bCs w:val="0"/>
                <w:noProof w:val="0"/>
              </w:rPr>
              <w:lastRenderedPageBreak/>
              <w:t>hưởng đến lớp cách điện).</w:t>
            </w:r>
          </w:p>
        </w:tc>
      </w:tr>
      <w:bookmarkEnd w:id="3"/>
      <w:tr w:rsidR="00220C69" w:rsidRPr="00220C69" w:rsidTr="00220C69">
        <w:trPr>
          <w:trHeight w:val="70"/>
        </w:trPr>
        <w:tc>
          <w:tcPr>
            <w:tcW w:w="9328" w:type="dxa"/>
            <w:gridSpan w:val="8"/>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Yêu cầu</w:t>
            </w:r>
          </w:p>
        </w:tc>
      </w:tr>
      <w:tr w:rsidR="00220C69" w:rsidRPr="00220C69" w:rsidTr="00220C69">
        <w:trPr>
          <w:trHeight w:val="64"/>
        </w:trPr>
        <w:tc>
          <w:tcPr>
            <w:tcW w:w="7202" w:type="dxa"/>
            <w:gridSpan w:val="7"/>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các lớp dây dẫn / Chiều dài dây dẫn (m)</w:t>
            </w:r>
          </w:p>
        </w:tc>
        <w:tc>
          <w:tcPr>
            <w:tcW w:w="2126"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lượng mối hàn cho phép</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177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c>
          <w:tcPr>
            <w:tcW w:w="2126" w:type="dxa"/>
          </w:tcPr>
          <w:p w:rsidR="00220C69" w:rsidRPr="00220C69" w:rsidRDefault="00220C69" w:rsidP="00220C69">
            <w:pPr>
              <w:rPr>
                <w:rFonts w:ascii="Times New Roman" w:hAnsi="Times New Roman"/>
                <w:b w:val="0"/>
                <w:bCs w:val="0"/>
                <w:noProof w:val="0"/>
              </w:rPr>
            </w:pP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 </w:t>
            </w:r>
            <w:r w:rsidRPr="00220C69">
              <w:rPr>
                <w:rFonts w:ascii="Times New Roman" w:hAnsi="Times New Roman"/>
                <w:b w:val="0"/>
                <w:bCs w:val="0"/>
                <w:noProof w:val="0"/>
              </w:rPr>
              <w:sym w:font="Symbol" w:char="00A3"/>
            </w:r>
            <w:r w:rsidRPr="00220C69">
              <w:rPr>
                <w:rFonts w:ascii="Times New Roman" w:hAnsi="Times New Roman"/>
                <w:b w:val="0"/>
                <w:bCs w:val="0"/>
                <w:noProof w:val="0"/>
              </w:rPr>
              <w:t xml:space="preserve"> 1500</w:t>
            </w: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p>
        </w:tc>
        <w:tc>
          <w:tcPr>
            <w:tcW w:w="1830" w:type="dxa"/>
          </w:tcPr>
          <w:p w:rsidR="00220C69" w:rsidRPr="00220C69" w:rsidRDefault="00220C69" w:rsidP="00220C69">
            <w:pPr>
              <w:rPr>
                <w:rFonts w:ascii="Times New Roman" w:hAnsi="Times New Roman"/>
                <w:b w:val="0"/>
                <w:bCs w:val="0"/>
                <w:noProof w:val="0"/>
              </w:rPr>
            </w:pP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1500&lt; L</w:t>
            </w:r>
            <w:r w:rsidRPr="00220C69">
              <w:rPr>
                <w:rFonts w:ascii="Times New Roman" w:hAnsi="Times New Roman"/>
                <w:b w:val="0"/>
                <w:bCs w:val="0"/>
                <w:noProof w:val="0"/>
              </w:rPr>
              <w:sym w:font="Symbol" w:char="00A3"/>
            </w:r>
            <w:r w:rsidRPr="00220C69">
              <w:rPr>
                <w:rFonts w:ascii="Times New Roman" w:hAnsi="Times New Roman"/>
                <w:b w:val="0"/>
                <w:bCs w:val="0"/>
                <w:noProof w:val="0"/>
              </w:rPr>
              <w:t>1850</w:t>
            </w:r>
          </w:p>
        </w:tc>
        <w:tc>
          <w:tcPr>
            <w:tcW w:w="177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 </w:t>
            </w:r>
            <w:r w:rsidRPr="00220C69">
              <w:rPr>
                <w:rFonts w:ascii="Times New Roman" w:hAnsi="Times New Roman"/>
                <w:b w:val="0"/>
                <w:bCs w:val="0"/>
                <w:noProof w:val="0"/>
              </w:rPr>
              <w:sym w:font="Symbol" w:char="00A3"/>
            </w:r>
            <w:r w:rsidRPr="00220C69">
              <w:rPr>
                <w:rFonts w:ascii="Times New Roman" w:hAnsi="Times New Roman"/>
                <w:b w:val="0"/>
                <w:bCs w:val="0"/>
                <w:noProof w:val="0"/>
              </w:rPr>
              <w:t xml:space="preserve"> 1500</w:t>
            </w:r>
          </w:p>
        </w:tc>
        <w:tc>
          <w:tcPr>
            <w:tcW w:w="1788" w:type="dxa"/>
            <w:gridSpan w:val="2"/>
          </w:tcPr>
          <w:p w:rsidR="00220C69" w:rsidRPr="00220C69" w:rsidRDefault="00220C69" w:rsidP="00220C69">
            <w:pPr>
              <w:rPr>
                <w:rFonts w:ascii="Times New Roman" w:hAnsi="Times New Roman"/>
                <w:b w:val="0"/>
                <w:bCs w:val="0"/>
                <w:noProof w:val="0"/>
              </w:rPr>
            </w:pPr>
          </w:p>
        </w:tc>
        <w:tc>
          <w:tcPr>
            <w:tcW w:w="1830" w:type="dxa"/>
          </w:tcPr>
          <w:p w:rsidR="00220C69" w:rsidRPr="00220C69" w:rsidRDefault="00220C69" w:rsidP="00220C69">
            <w:pPr>
              <w:rPr>
                <w:rFonts w:ascii="Times New Roman" w:hAnsi="Times New Roman"/>
                <w:b w:val="0"/>
                <w:bCs w:val="0"/>
                <w:noProof w:val="0"/>
              </w:rPr>
            </w:pP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 &gt; 1850</w:t>
            </w:r>
          </w:p>
        </w:tc>
        <w:tc>
          <w:tcPr>
            <w:tcW w:w="177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1500&lt; L</w:t>
            </w:r>
            <w:r w:rsidRPr="00220C69">
              <w:rPr>
                <w:rFonts w:ascii="Times New Roman" w:hAnsi="Times New Roman"/>
                <w:b w:val="0"/>
                <w:bCs w:val="0"/>
                <w:noProof w:val="0"/>
              </w:rPr>
              <w:sym w:font="Symbol" w:char="00A3"/>
            </w:r>
            <w:r w:rsidRPr="00220C69">
              <w:rPr>
                <w:rFonts w:ascii="Times New Roman" w:hAnsi="Times New Roman"/>
                <w:b w:val="0"/>
                <w:bCs w:val="0"/>
                <w:noProof w:val="0"/>
              </w:rPr>
              <w:t>1850</w:t>
            </w: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 </w:t>
            </w:r>
            <w:r w:rsidRPr="00220C69">
              <w:rPr>
                <w:rFonts w:ascii="Times New Roman" w:hAnsi="Times New Roman"/>
                <w:b w:val="0"/>
                <w:bCs w:val="0"/>
                <w:noProof w:val="0"/>
              </w:rPr>
              <w:sym w:font="Symbol" w:char="00A3"/>
            </w:r>
            <w:r w:rsidRPr="00220C69">
              <w:rPr>
                <w:rFonts w:ascii="Times New Roman" w:hAnsi="Times New Roman"/>
                <w:b w:val="0"/>
                <w:bCs w:val="0"/>
                <w:noProof w:val="0"/>
              </w:rPr>
              <w:t xml:space="preserve"> 1500</w:t>
            </w:r>
          </w:p>
        </w:tc>
        <w:tc>
          <w:tcPr>
            <w:tcW w:w="1830" w:type="dxa"/>
          </w:tcPr>
          <w:p w:rsidR="00220C69" w:rsidRPr="00220C69" w:rsidRDefault="00220C69" w:rsidP="00220C69">
            <w:pPr>
              <w:rPr>
                <w:rFonts w:ascii="Times New Roman" w:hAnsi="Times New Roman"/>
                <w:b w:val="0"/>
                <w:bCs w:val="0"/>
                <w:noProof w:val="0"/>
              </w:rPr>
            </w:pP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1850&lt; L</w:t>
            </w:r>
            <w:r w:rsidRPr="00220C69">
              <w:rPr>
                <w:rFonts w:ascii="Times New Roman" w:hAnsi="Times New Roman"/>
                <w:b w:val="0"/>
                <w:bCs w:val="0"/>
                <w:noProof w:val="0"/>
              </w:rPr>
              <w:sym w:font="Symbol" w:char="00A3"/>
            </w:r>
            <w:r w:rsidRPr="00220C69">
              <w:rPr>
                <w:rFonts w:ascii="Times New Roman" w:hAnsi="Times New Roman"/>
                <w:b w:val="0"/>
                <w:bCs w:val="0"/>
                <w:noProof w:val="0"/>
              </w:rPr>
              <w:t>2500</w:t>
            </w: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1500&lt; L</w:t>
            </w:r>
            <w:r w:rsidRPr="00220C69">
              <w:rPr>
                <w:rFonts w:ascii="Times New Roman" w:hAnsi="Times New Roman"/>
                <w:b w:val="0"/>
                <w:bCs w:val="0"/>
                <w:noProof w:val="0"/>
              </w:rPr>
              <w:sym w:font="Symbol" w:char="00A3"/>
            </w:r>
            <w:r w:rsidRPr="00220C69">
              <w:rPr>
                <w:rFonts w:ascii="Times New Roman" w:hAnsi="Times New Roman"/>
                <w:b w:val="0"/>
                <w:bCs w:val="0"/>
                <w:noProof w:val="0"/>
              </w:rPr>
              <w:t>1850</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 </w:t>
            </w:r>
            <w:r w:rsidRPr="00220C69">
              <w:rPr>
                <w:rFonts w:ascii="Times New Roman" w:hAnsi="Times New Roman"/>
                <w:b w:val="0"/>
                <w:bCs w:val="0"/>
                <w:noProof w:val="0"/>
              </w:rPr>
              <w:sym w:font="Symbol" w:char="00A3"/>
            </w:r>
            <w:r w:rsidRPr="00220C69">
              <w:rPr>
                <w:rFonts w:ascii="Times New Roman" w:hAnsi="Times New Roman"/>
                <w:b w:val="0"/>
                <w:bCs w:val="0"/>
                <w:noProof w:val="0"/>
              </w:rPr>
              <w:t xml:space="preserve"> 1500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r>
      <w:tr w:rsidR="00220C69" w:rsidRPr="00220C69" w:rsidTr="00220C69">
        <w:trPr>
          <w:trHeight w:val="30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 &gt; 2500</w:t>
            </w: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1850&lt; L</w:t>
            </w:r>
            <w:r w:rsidRPr="00220C69">
              <w:rPr>
                <w:rFonts w:ascii="Times New Roman" w:hAnsi="Times New Roman"/>
                <w:b w:val="0"/>
                <w:bCs w:val="0"/>
                <w:noProof w:val="0"/>
              </w:rPr>
              <w:sym w:font="Symbol" w:char="00A3"/>
            </w:r>
            <w:r w:rsidRPr="00220C69">
              <w:rPr>
                <w:rFonts w:ascii="Times New Roman" w:hAnsi="Times New Roman"/>
                <w:b w:val="0"/>
                <w:bCs w:val="0"/>
                <w:noProof w:val="0"/>
              </w:rPr>
              <w:t>2500</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1500&lt; L</w:t>
            </w:r>
            <w:r w:rsidRPr="00220C69">
              <w:rPr>
                <w:rFonts w:ascii="Times New Roman" w:hAnsi="Times New Roman"/>
                <w:b w:val="0"/>
                <w:bCs w:val="0"/>
                <w:noProof w:val="0"/>
              </w:rPr>
              <w:sym w:font="Symbol" w:char="00A3"/>
            </w:r>
            <w:r w:rsidRPr="00220C69">
              <w:rPr>
                <w:rFonts w:ascii="Times New Roman" w:hAnsi="Times New Roman"/>
                <w:b w:val="0"/>
                <w:bCs w:val="0"/>
                <w:noProof w:val="0"/>
              </w:rPr>
              <w:t>1850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2500&lt; L</w:t>
            </w:r>
            <w:r w:rsidRPr="00220C69">
              <w:rPr>
                <w:rFonts w:ascii="Times New Roman" w:hAnsi="Times New Roman"/>
                <w:b w:val="0"/>
                <w:bCs w:val="0"/>
                <w:noProof w:val="0"/>
              </w:rPr>
              <w:sym w:font="Symbol" w:char="00A3"/>
            </w:r>
            <w:r w:rsidRPr="00220C69">
              <w:rPr>
                <w:rFonts w:ascii="Times New Roman" w:hAnsi="Times New Roman"/>
                <w:b w:val="0"/>
                <w:bCs w:val="0"/>
                <w:noProof w:val="0"/>
              </w:rPr>
              <w:t>3000</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1850&lt; L</w:t>
            </w:r>
            <w:r w:rsidRPr="00220C69">
              <w:rPr>
                <w:rFonts w:ascii="Times New Roman" w:hAnsi="Times New Roman"/>
                <w:b w:val="0"/>
                <w:bCs w:val="0"/>
                <w:noProof w:val="0"/>
              </w:rPr>
              <w:sym w:font="Symbol" w:char="00A3"/>
            </w:r>
            <w:r w:rsidRPr="00220C69">
              <w:rPr>
                <w:rFonts w:ascii="Times New Roman" w:hAnsi="Times New Roman"/>
                <w:b w:val="0"/>
                <w:bCs w:val="0"/>
                <w:noProof w:val="0"/>
              </w:rPr>
              <w:t>2500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3000&lt; L</w:t>
            </w:r>
            <w:r w:rsidRPr="00220C69">
              <w:rPr>
                <w:rFonts w:ascii="Times New Roman" w:hAnsi="Times New Roman"/>
                <w:b w:val="0"/>
                <w:bCs w:val="0"/>
                <w:noProof w:val="0"/>
              </w:rPr>
              <w:sym w:font="Symbol" w:char="00A3"/>
            </w:r>
            <w:r w:rsidRPr="00220C69">
              <w:rPr>
                <w:rFonts w:ascii="Times New Roman" w:hAnsi="Times New Roman"/>
                <w:b w:val="0"/>
                <w:bCs w:val="0"/>
                <w:noProof w:val="0"/>
              </w:rPr>
              <w:t>3500</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2500&lt; L</w:t>
            </w:r>
            <w:r w:rsidRPr="00220C69">
              <w:rPr>
                <w:rFonts w:ascii="Times New Roman" w:hAnsi="Times New Roman"/>
                <w:b w:val="0"/>
                <w:bCs w:val="0"/>
                <w:noProof w:val="0"/>
              </w:rPr>
              <w:sym w:font="Symbol" w:char="00A3"/>
            </w:r>
            <w:r w:rsidRPr="00220C69">
              <w:rPr>
                <w:rFonts w:ascii="Times New Roman" w:hAnsi="Times New Roman"/>
                <w:b w:val="0"/>
                <w:bCs w:val="0"/>
                <w:noProof w:val="0"/>
              </w:rPr>
              <w:t>3000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 &gt; 3500</w:t>
            </w: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3000&lt; L</w:t>
            </w:r>
            <w:r w:rsidRPr="00220C69">
              <w:rPr>
                <w:rFonts w:ascii="Times New Roman" w:hAnsi="Times New Roman"/>
                <w:b w:val="0"/>
                <w:bCs w:val="0"/>
                <w:noProof w:val="0"/>
              </w:rPr>
              <w:sym w:font="Symbol" w:char="00A3"/>
            </w:r>
            <w:r w:rsidRPr="00220C69">
              <w:rPr>
                <w:rFonts w:ascii="Times New Roman" w:hAnsi="Times New Roman"/>
                <w:b w:val="0"/>
                <w:bCs w:val="0"/>
                <w:noProof w:val="0"/>
              </w:rPr>
              <w:t>3500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3500&lt; L</w:t>
            </w:r>
            <w:r w:rsidRPr="00220C69">
              <w:rPr>
                <w:rFonts w:ascii="Times New Roman" w:hAnsi="Times New Roman"/>
                <w:b w:val="0"/>
                <w:bCs w:val="0"/>
                <w:noProof w:val="0"/>
              </w:rPr>
              <w:sym w:font="Symbol" w:char="00A3"/>
            </w:r>
            <w:r w:rsidRPr="00220C69">
              <w:rPr>
                <w:rFonts w:ascii="Times New Roman" w:hAnsi="Times New Roman"/>
                <w:b w:val="0"/>
                <w:bCs w:val="0"/>
                <w:noProof w:val="0"/>
              </w:rPr>
              <w:t>4000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r>
      <w:tr w:rsidR="00220C69" w:rsidRPr="00220C69" w:rsidTr="00220C69">
        <w:trPr>
          <w:trHeight w:val="77"/>
        </w:trPr>
        <w:tc>
          <w:tcPr>
            <w:tcW w:w="1806" w:type="dxa"/>
            <w:gridSpan w:val="2"/>
          </w:tcPr>
          <w:p w:rsidR="00220C69" w:rsidRPr="00220C69" w:rsidRDefault="00220C69" w:rsidP="00220C69">
            <w:pPr>
              <w:rPr>
                <w:rFonts w:ascii="Times New Roman" w:hAnsi="Times New Roman"/>
                <w:b w:val="0"/>
                <w:bCs w:val="0"/>
                <w:noProof w:val="0"/>
              </w:rPr>
            </w:pPr>
          </w:p>
        </w:tc>
        <w:tc>
          <w:tcPr>
            <w:tcW w:w="1778" w:type="dxa"/>
            <w:gridSpan w:val="2"/>
          </w:tcPr>
          <w:p w:rsidR="00220C69" w:rsidRPr="00220C69" w:rsidRDefault="00220C69" w:rsidP="00220C69">
            <w:pPr>
              <w:rPr>
                <w:rFonts w:ascii="Times New Roman" w:hAnsi="Times New Roman"/>
                <w:b w:val="0"/>
                <w:bCs w:val="0"/>
                <w:noProof w:val="0"/>
              </w:rPr>
            </w:pPr>
          </w:p>
        </w:tc>
        <w:tc>
          <w:tcPr>
            <w:tcW w:w="1788" w:type="dxa"/>
            <w:gridSpan w:val="2"/>
          </w:tcPr>
          <w:p w:rsidR="00220C69" w:rsidRPr="00220C69" w:rsidRDefault="00220C69" w:rsidP="00220C69">
            <w:pPr>
              <w:rPr>
                <w:rFonts w:ascii="Times New Roman" w:hAnsi="Times New Roman"/>
                <w:b w:val="0"/>
                <w:bCs w:val="0"/>
                <w:noProof w:val="0"/>
              </w:rPr>
            </w:pPr>
          </w:p>
        </w:tc>
        <w:tc>
          <w:tcPr>
            <w:tcW w:w="183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 &gt; 4000</w:t>
            </w:r>
          </w:p>
        </w:tc>
        <w:tc>
          <w:tcPr>
            <w:tcW w:w="2126"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r>
      <w:tr w:rsidR="00220C69" w:rsidRPr="00220C69" w:rsidTr="00220C69">
        <w:trPr>
          <w:trHeight w:val="604"/>
        </w:trPr>
        <w:tc>
          <w:tcPr>
            <w:tcW w:w="686"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Đặc tính</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vị</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8642" w:type="dxa"/>
            <w:gridSpan w:val="7"/>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 yêu cầu kỹ thuật của lõi đồng bọc:</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Mặt cắt danh định:</w:t>
            </w:r>
          </w:p>
        </w:tc>
        <w:tc>
          <w:tcPr>
            <w:tcW w:w="1274" w:type="dxa"/>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bookmarkStart w:id="4" w:name="_Hlk425410826"/>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185</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200</w:t>
            </w:r>
          </w:p>
        </w:tc>
      </w:tr>
      <w:tr w:rsidR="00220C69" w:rsidRPr="00220C69" w:rsidTr="00220C69">
        <w:trPr>
          <w:trHeight w:val="246"/>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240</w:t>
            </w:r>
          </w:p>
        </w:tc>
      </w:tr>
      <w:bookmarkEnd w:id="4"/>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sợi tối thiểu trong ruột:</w:t>
            </w:r>
          </w:p>
        </w:tc>
        <w:tc>
          <w:tcPr>
            <w:tcW w:w="1274" w:type="dxa"/>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bookmarkStart w:id="5" w:name="_Hlk430698758"/>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37</w:t>
            </w: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61</w:t>
            </w:r>
          </w:p>
        </w:tc>
      </w:tr>
      <w:bookmarkEnd w:id="5"/>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trở một chiều ở 185C:</w:t>
            </w:r>
          </w:p>
        </w:tc>
        <w:tc>
          <w:tcPr>
            <w:tcW w:w="1274" w:type="dxa"/>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1,7100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0,7270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0,5240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0,3870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0,2680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0,1930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0,1530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0,1240</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0,0991</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0,0922</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Ω/km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0,0754</w:t>
            </w:r>
          </w:p>
        </w:tc>
      </w:tr>
      <w:tr w:rsidR="00220C69" w:rsidRPr="00220C69" w:rsidTr="00220C69">
        <w:trPr>
          <w:trHeight w:val="144"/>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Trọng lượng gần đúng:</w:t>
            </w:r>
          </w:p>
        </w:tc>
        <w:tc>
          <w:tcPr>
            <w:tcW w:w="1274" w:type="dxa"/>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kg/km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chào</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trung bình vỏ cách điện PVC:</w:t>
            </w:r>
          </w:p>
        </w:tc>
        <w:tc>
          <w:tcPr>
            <w:tcW w:w="1274" w:type="dxa"/>
            <w:vAlign w:val="center"/>
          </w:tcPr>
          <w:p w:rsidR="00220C69" w:rsidRPr="00220C69" w:rsidRDefault="00220C69" w:rsidP="00220C69">
            <w:pPr>
              <w:rPr>
                <w:rFonts w:ascii="Times New Roman" w:hAnsi="Times New Roman"/>
                <w:b w:val="0"/>
                <w:bCs w:val="0"/>
                <w:noProof w:val="0"/>
              </w:rPr>
            </w:pPr>
          </w:p>
        </w:tc>
        <w:tc>
          <w:tcPr>
            <w:tcW w:w="4470" w:type="dxa"/>
            <w:gridSpan w:val="3"/>
            <w:vAlign w:val="center"/>
          </w:tcPr>
          <w:p w:rsidR="00220C69" w:rsidRPr="00220C69" w:rsidRDefault="00220C69" w:rsidP="00220C69">
            <w:pPr>
              <w:rPr>
                <w:rFonts w:ascii="Times New Roman" w:hAnsi="Times New Roman"/>
                <w:b w:val="0"/>
                <w:bCs w:val="0"/>
                <w:noProof w:val="0"/>
              </w:rPr>
            </w:pPr>
          </w:p>
        </w:tc>
      </w:tr>
      <w:tr w:rsidR="00220C69" w:rsidRPr="00220C69" w:rsidTr="00220C69">
        <w:trPr>
          <w:trHeight w:val="269"/>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11mm2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35mm2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70mm2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95mm2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120mm2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150mm2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185mm2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200mm2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w:t>
            </w:r>
          </w:p>
        </w:tc>
      </w:tr>
      <w:tr w:rsidR="00220C69" w:rsidRPr="00220C69" w:rsidTr="00220C69">
        <w:trPr>
          <w:trHeight w:val="240"/>
        </w:trPr>
        <w:tc>
          <w:tcPr>
            <w:tcW w:w="686" w:type="dxa"/>
            <w:vAlign w:val="center"/>
          </w:tcPr>
          <w:p w:rsidR="00220C69" w:rsidRPr="00220C69" w:rsidRDefault="00220C69" w:rsidP="00220C69">
            <w:pPr>
              <w:rPr>
                <w:rFonts w:ascii="Times New Roman" w:hAnsi="Times New Roman"/>
                <w:b w:val="0"/>
                <w:bCs w:val="0"/>
                <w:noProof w:val="0"/>
              </w:rPr>
            </w:pPr>
          </w:p>
        </w:tc>
        <w:tc>
          <w:tcPr>
            <w:tcW w:w="2898"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Cáp CV 240mm2</w:t>
            </w:r>
          </w:p>
        </w:tc>
        <w:tc>
          <w:tcPr>
            <w:tcW w:w="1274"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470" w:type="dxa"/>
            <w:gridSpan w:val="3"/>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w:t>
            </w:r>
          </w:p>
        </w:tc>
      </w:tr>
    </w:tbl>
    <w:p w:rsidR="00220C69" w:rsidRPr="00220C69" w:rsidRDefault="00220C69" w:rsidP="000725FC">
      <w:pPr>
        <w:pStyle w:val="H2"/>
      </w:pPr>
      <w:r w:rsidRPr="00220C69">
        <w:t>Đặc tính kỹ thuật cáp tín hiệu CVV 4x4mm2:</w:t>
      </w:r>
    </w:p>
    <w:tbl>
      <w:tblPr>
        <w:tblW w:w="9351" w:type="dxa"/>
        <w:tblInd w:w="-34" w:type="dxa"/>
        <w:tblLook w:val="04A0" w:firstRow="1" w:lastRow="0" w:firstColumn="1" w:lastColumn="0" w:noHBand="0" w:noVBand="1"/>
      </w:tblPr>
      <w:tblGrid>
        <w:gridCol w:w="600"/>
        <w:gridCol w:w="3364"/>
        <w:gridCol w:w="1701"/>
        <w:gridCol w:w="3686"/>
      </w:tblGrid>
      <w:tr w:rsidR="00220C69" w:rsidRPr="00220C69" w:rsidTr="00220C69">
        <w:trPr>
          <w:trHeight w:val="660"/>
          <w:tblHeader/>
        </w:trPr>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364"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Nội dung đánh giá</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ĐVT</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 xuất xứ</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Nêu rõ ràng</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Năm sản xuất</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2016 - 2017</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Nêu rõ</w:t>
            </w:r>
          </w:p>
        </w:tc>
      </w:tr>
      <w:tr w:rsidR="00220C69" w:rsidRPr="00220C69" w:rsidTr="00220C69">
        <w:trPr>
          <w:trHeight w:val="123"/>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rPr>
          <w:trHeight w:val="373"/>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r>
      <w:tr w:rsidR="00220C69" w:rsidRPr="00220C69" w:rsidTr="00220C69">
        <w:trPr>
          <w:trHeight w:val="74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cáp</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Cáp điều khiển 4 lõi, ruột đồng, cách điện PVC, vỏ bọc PVC, màng chắn nhôm, lắp đặt ở ngoài trời, dùng làm cáp tín hiệu dòng và áp cho đo lường và bảo vệ, ký hiệu [CVV-Sa].</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 (pha/ dây)</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0,6/1</w:t>
            </w:r>
          </w:p>
        </w:tc>
      </w:tr>
      <w:tr w:rsidR="00220C69" w:rsidRPr="00220C69" w:rsidTr="00220C69">
        <w:trPr>
          <w:trHeight w:val="70"/>
        </w:trPr>
        <w:tc>
          <w:tcPr>
            <w:tcW w:w="600" w:type="dxa"/>
            <w:tcBorders>
              <w:top w:val="nil"/>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3364"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ruột dẫn</w:t>
            </w:r>
          </w:p>
        </w:tc>
        <w:tc>
          <w:tcPr>
            <w:tcW w:w="1701"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 đồng mềm, xoắn đồng tâm</w:t>
            </w:r>
          </w:p>
        </w:tc>
      </w:tr>
      <w:tr w:rsidR="00220C69" w:rsidRPr="00220C69" w:rsidTr="00220C69">
        <w:trPr>
          <w:trHeight w:val="7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lõi/ tiết diện lõi danh định của mỗi lõi</w:t>
            </w:r>
          </w:p>
        </w:tc>
        <w:tc>
          <w:tcPr>
            <w:tcW w:w="1701"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lõi/mm2</w:t>
            </w:r>
          </w:p>
        </w:tc>
        <w:tc>
          <w:tcPr>
            <w:tcW w:w="3686"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4x4,0</w:t>
            </w:r>
          </w:p>
        </w:tc>
      </w:tr>
      <w:tr w:rsidR="00220C69" w:rsidRPr="00220C69" w:rsidTr="00220C69">
        <w:trPr>
          <w:trHeight w:val="107"/>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10</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Số sợi của mỗi lõi/ đường kính sợi</w:t>
            </w:r>
          </w:p>
        </w:tc>
        <w:tc>
          <w:tcPr>
            <w:tcW w:w="1701"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sợi/mm</w:t>
            </w:r>
          </w:p>
        </w:tc>
        <w:tc>
          <w:tcPr>
            <w:tcW w:w="3686"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 0,85</w:t>
            </w:r>
          </w:p>
        </w:tc>
      </w:tr>
      <w:tr w:rsidR="00220C69" w:rsidRPr="00220C69" w:rsidTr="00220C69">
        <w:trPr>
          <w:trHeight w:val="7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3364"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mỗi ruột dẫn ở 185C:</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/km</w:t>
            </w:r>
          </w:p>
        </w:tc>
        <w:tc>
          <w:tcPr>
            <w:tcW w:w="3686"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4,61</w:t>
            </w:r>
          </w:p>
        </w:tc>
      </w:tr>
      <w:tr w:rsidR="00220C69" w:rsidRPr="00220C69" w:rsidTr="00220C69">
        <w:trPr>
          <w:trHeight w:val="33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c>
          <w:tcPr>
            <w:tcW w:w="3364"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cách điện</w:t>
            </w:r>
          </w:p>
        </w:tc>
        <w:tc>
          <w:tcPr>
            <w:tcW w:w="1701"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PVC, bề dày </w:t>
            </w:r>
            <w:r w:rsidRPr="00220C69">
              <w:rPr>
                <w:rFonts w:ascii="Times New Roman" w:hAnsi="Times New Roman"/>
                <w:b w:val="0"/>
                <w:bCs w:val="0"/>
                <w:noProof w:val="0"/>
              </w:rPr>
              <w:t> 0,8</w:t>
            </w:r>
          </w:p>
        </w:tc>
      </w:tr>
      <w:tr w:rsidR="00220C69" w:rsidRPr="00220C69" w:rsidTr="00220C69">
        <w:trPr>
          <w:trHeight w:val="7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Bề dày cách điện trung bình (IEC 60502-1)</w:t>
            </w:r>
          </w:p>
        </w:tc>
        <w:tc>
          <w:tcPr>
            <w:tcW w:w="1701"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3686"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r>
      <w:tr w:rsidR="00220C69" w:rsidRPr="00220C69" w:rsidTr="00220C69">
        <w:trPr>
          <w:trHeight w:val="171"/>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Sợi độn</w:t>
            </w:r>
          </w:p>
        </w:tc>
        <w:tc>
          <w:tcPr>
            <w:tcW w:w="1701"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p>
        </w:tc>
        <w:tc>
          <w:tcPr>
            <w:tcW w:w="3686"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Kẻ giữa các lõi được điền đầy bằng vật liệu PP hoặc PVC.</w:t>
            </w:r>
          </w:p>
        </w:tc>
      </w:tr>
      <w:tr w:rsidR="00220C69" w:rsidRPr="00220C69" w:rsidTr="00220C69">
        <w:trPr>
          <w:trHeight w:val="7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Lớp băng nhôm chống nhiễu</w:t>
            </w:r>
          </w:p>
        </w:tc>
        <w:tc>
          <w:tcPr>
            <w:tcW w:w="1701" w:type="dxa"/>
            <w:tcBorders>
              <w:top w:val="single" w:sz="4" w:space="0" w:color="auto"/>
              <w:left w:val="nil"/>
              <w:bottom w:val="nil"/>
              <w:right w:val="single" w:sz="4" w:space="0" w:color="auto"/>
            </w:tcBorders>
            <w:shd w:val="clear" w:color="auto" w:fill="auto"/>
            <w:vAlign w:val="center"/>
          </w:tcPr>
          <w:p w:rsidR="00220C69" w:rsidRPr="00220C69" w:rsidRDefault="00220C69" w:rsidP="00220C69">
            <w:pPr>
              <w:rPr>
                <w:rFonts w:ascii="Times New Roman" w:hAnsi="Times New Roman"/>
                <w:b w:val="0"/>
                <w:bCs w:val="0"/>
                <w:noProof w:val="0"/>
              </w:rPr>
            </w:pP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Bề dày </w:t>
            </w:r>
            <w:r w:rsidRPr="00220C69">
              <w:rPr>
                <w:rFonts w:ascii="Times New Roman" w:hAnsi="Times New Roman"/>
                <w:b w:val="0"/>
                <w:bCs w:val="0"/>
                <w:noProof w:val="0"/>
              </w:rPr>
              <w:t> 0,15mm</w:t>
            </w:r>
          </w:p>
        </w:tc>
      </w:tr>
      <w:tr w:rsidR="00220C69" w:rsidRPr="00220C69" w:rsidTr="00220C69">
        <w:trPr>
          <w:trHeight w:val="70"/>
        </w:trPr>
        <w:tc>
          <w:tcPr>
            <w:tcW w:w="600" w:type="dxa"/>
            <w:tcBorders>
              <w:top w:val="single" w:sz="4" w:space="0" w:color="auto"/>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3364"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Vỏ cáp</w:t>
            </w:r>
          </w:p>
        </w:tc>
        <w:tc>
          <w:tcPr>
            <w:tcW w:w="1701" w:type="dxa"/>
            <w:tcBorders>
              <w:top w:val="single" w:sz="4" w:space="0" w:color="auto"/>
              <w:left w:val="nil"/>
              <w:bottom w:val="nil"/>
              <w:right w:val="single" w:sz="4" w:space="0" w:color="auto"/>
            </w:tcBorders>
            <w:shd w:val="clear" w:color="auto" w:fill="auto"/>
            <w:vAlign w:val="center"/>
          </w:tcPr>
          <w:p w:rsidR="00220C69" w:rsidRPr="00220C69" w:rsidRDefault="00220C69" w:rsidP="00220C69">
            <w:pPr>
              <w:rPr>
                <w:rFonts w:ascii="Times New Roman" w:hAnsi="Times New Roman"/>
                <w:b w:val="0"/>
                <w:bCs w:val="0"/>
                <w:noProof w:val="0"/>
              </w:rPr>
            </w:pPr>
          </w:p>
        </w:tc>
        <w:tc>
          <w:tcPr>
            <w:tcW w:w="3686"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PVC, màu đen, bền với tia tử ngoại, độ dày 1,5mm.</w:t>
            </w:r>
          </w:p>
        </w:tc>
      </w:tr>
      <w:tr w:rsidR="00220C69" w:rsidRPr="00220C69" w:rsidTr="00220C69">
        <w:trPr>
          <w:trHeight w:val="70"/>
        </w:trPr>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w:t>
            </w:r>
          </w:p>
        </w:tc>
        <w:tc>
          <w:tcPr>
            <w:tcW w:w="3364"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dây dẫn tối đa: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Vận hành bình thường</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tc>
      </w:tr>
      <w:tr w:rsidR="00220C69" w:rsidRPr="00220C69" w:rsidTr="00220C69">
        <w:trPr>
          <w:trHeight w:val="39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Vận hành ngắn mạch 5 giây</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160</w:t>
            </w:r>
          </w:p>
        </w:tc>
      </w:tr>
      <w:tr w:rsidR="00220C69" w:rsidRPr="00220C69" w:rsidTr="00220C69">
        <w:trPr>
          <w:trHeight w:val="385"/>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5 phút</w:t>
            </w:r>
          </w:p>
        </w:tc>
        <w:tc>
          <w:tcPr>
            <w:tcW w:w="1701"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3,5</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4 giờ</w:t>
            </w:r>
          </w:p>
        </w:tc>
        <w:tc>
          <w:tcPr>
            <w:tcW w:w="1701" w:type="dxa"/>
            <w:tcBorders>
              <w:top w:val="single" w:sz="4" w:space="0" w:color="auto"/>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cực đại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45</w:t>
            </w:r>
          </w:p>
        </w:tc>
      </w:tr>
      <w:tr w:rsidR="00220C69" w:rsidRPr="00220C69" w:rsidTr="00220C69">
        <w:trPr>
          <w:trHeight w:val="70"/>
        </w:trPr>
        <w:tc>
          <w:tcPr>
            <w:tcW w:w="600" w:type="dxa"/>
            <w:tcBorders>
              <w:top w:val="nil"/>
              <w:left w:val="single" w:sz="4" w:space="0" w:color="auto"/>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w:t>
            </w:r>
          </w:p>
        </w:tc>
        <w:tc>
          <w:tcPr>
            <w:tcW w:w="3364"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 cực đại</w:t>
            </w:r>
          </w:p>
        </w:tc>
        <w:tc>
          <w:tcPr>
            <w:tcW w:w="1701"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w:t>
            </w:r>
          </w:p>
        </w:tc>
      </w:tr>
      <w:tr w:rsidR="00220C69" w:rsidRPr="00220C69" w:rsidTr="00220C69">
        <w:trPr>
          <w:trHeight w:val="103"/>
        </w:trPr>
        <w:tc>
          <w:tcPr>
            <w:tcW w:w="600" w:type="dxa"/>
            <w:tcBorders>
              <w:top w:val="nil"/>
              <w:left w:val="single" w:sz="4" w:space="0" w:color="auto"/>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w:t>
            </w:r>
          </w:p>
        </w:tc>
        <w:tc>
          <w:tcPr>
            <w:tcW w:w="3364"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Màu sắc cách điện</w:t>
            </w:r>
          </w:p>
        </w:tc>
        <w:tc>
          <w:tcPr>
            <w:tcW w:w="1701" w:type="dxa"/>
            <w:tcBorders>
              <w:top w:val="nil"/>
              <w:left w:val="nil"/>
              <w:bottom w:val="nil"/>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Có 4 màu riêng biệt: Vàng, xanh, đỏ, đen.</w:t>
            </w:r>
          </w:p>
        </w:tc>
      </w:tr>
      <w:tr w:rsidR="00220C69" w:rsidRPr="00220C69" w:rsidTr="00220C69">
        <w:trPr>
          <w:trHeight w:val="70"/>
        </w:trPr>
        <w:tc>
          <w:tcPr>
            <w:tcW w:w="600"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w:t>
            </w:r>
          </w:p>
        </w:tc>
        <w:tc>
          <w:tcPr>
            <w:tcW w:w="3364"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Đánh dấu cáp</w:t>
            </w:r>
          </w:p>
        </w:tc>
        <w:tc>
          <w:tcPr>
            <w:tcW w:w="1701"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Cách nhau khoảng cách 1m dọc theo chiều dài của cáp các thông tin sau được in bằng mực không phai:</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Nhà sản xuất (NSX):</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Loại cáp: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Tiết diện danh định (mm2):</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Điện áp định mức: 0</w:t>
            </w:r>
            <w:proofErr w:type="gramStart"/>
            <w:r w:rsidRPr="00220C69">
              <w:rPr>
                <w:rFonts w:ascii="Times New Roman" w:hAnsi="Times New Roman"/>
                <w:b w:val="0"/>
                <w:bCs w:val="0"/>
                <w:noProof w:val="0"/>
              </w:rPr>
              <w:t>,6</w:t>
            </w:r>
            <w:proofErr w:type="gramEnd"/>
            <w:r w:rsidRPr="00220C69">
              <w:rPr>
                <w:rFonts w:ascii="Times New Roman" w:hAnsi="Times New Roman"/>
                <w:b w:val="0"/>
                <w:bCs w:val="0"/>
                <w:noProof w:val="0"/>
              </w:rPr>
              <w:t>/1kV.</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Số mét dài của cáp…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Ví dụ: NSX 2012-CVV-Sa 2x2</w:t>
            </w:r>
            <w:proofErr w:type="gramStart"/>
            <w:r w:rsidRPr="00220C69">
              <w:rPr>
                <w:rFonts w:ascii="Times New Roman" w:hAnsi="Times New Roman"/>
                <w:b w:val="0"/>
                <w:bCs w:val="0"/>
                <w:noProof w:val="0"/>
              </w:rPr>
              <w:t>,5</w:t>
            </w:r>
            <w:proofErr w:type="gramEnd"/>
            <w:r w:rsidRPr="00220C69">
              <w:rPr>
                <w:rFonts w:ascii="Times New Roman" w:hAnsi="Times New Roman"/>
                <w:b w:val="0"/>
                <w:bCs w:val="0"/>
                <w:noProof w:val="0"/>
              </w:rPr>
              <w:t>-0,6/1kV-5m.</w:t>
            </w:r>
          </w:p>
        </w:tc>
      </w:tr>
      <w:tr w:rsidR="00220C69" w:rsidRPr="00220C69" w:rsidTr="00220C69">
        <w:trPr>
          <w:trHeight w:val="2970"/>
        </w:trPr>
        <w:tc>
          <w:tcPr>
            <w:tcW w:w="600" w:type="dxa"/>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w:t>
            </w:r>
          </w:p>
        </w:tc>
        <w:tc>
          <w:tcPr>
            <w:tcW w:w="3364" w:type="dxa"/>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 bao gói và vận chuyển</w:t>
            </w:r>
          </w:p>
        </w:tc>
        <w:tc>
          <w:tcPr>
            <w:tcW w:w="1701" w:type="dxa"/>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TCVN 4766-89. Lưu ý, cáp phải được quấn vào cuộn chắc chắn, đảm bảo yêu cầu vận chuyển và thi công; lớp cáp ngoài cùng phải có bảo vệ chống va chạm mạnh. Hai đầu cáp phải được bọc kín và gắn chặt vào tang trống. Ghi nhãn như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Tên nhà sản xuất/ ký hiệu hàng hóa:</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Ký hiệu cáp:</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Chiều dài cáp (m):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Khối lượng (kg):</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Tháng năm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Mũi tên chỉ chiều lăn khi vận </w:t>
            </w:r>
            <w:r w:rsidRPr="00220C69">
              <w:rPr>
                <w:rFonts w:ascii="Times New Roman" w:hAnsi="Times New Roman"/>
                <w:b w:val="0"/>
                <w:bCs w:val="0"/>
                <w:noProof w:val="0"/>
              </w:rPr>
              <w:lastRenderedPageBreak/>
              <w:t>chuyển…</w:t>
            </w:r>
          </w:p>
        </w:tc>
      </w:tr>
      <w:tr w:rsidR="00220C69" w:rsidRPr="00220C69" w:rsidTr="00220C69">
        <w:trPr>
          <w:trHeight w:val="1737"/>
        </w:trPr>
        <w:tc>
          <w:tcPr>
            <w:tcW w:w="600" w:type="dxa"/>
            <w:vMerge w:val="restart"/>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lastRenderedPageBreak/>
              <w:t>25</w:t>
            </w:r>
          </w:p>
        </w:tc>
        <w:tc>
          <w:tcPr>
            <w:tcW w:w="3364" w:type="dxa"/>
            <w:vMerge w:val="restart"/>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w:t>
            </w: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Biên bản thử nghiệm để chứng minh cáp chào phù hợp với đặc tính kỹ thuật hồ sơ mời thầu và hợp đồng. Biên bản này phải phù hợp theo tiêu chuẩn IEC 60502-1, IEC 60228 và các tiêu chuẩn liên quan hoặc TCVN tương đương, nội dung thử nghiệm bao gồm:</w:t>
            </w:r>
          </w:p>
        </w:tc>
      </w:tr>
      <w:tr w:rsidR="00220C69" w:rsidRPr="00220C69" w:rsidTr="00220C69">
        <w:trPr>
          <w:trHeight w:val="2592"/>
        </w:trPr>
        <w:tc>
          <w:tcPr>
            <w:tcW w:w="600"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3364"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1701"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 Thử nghiệm điển hình hoặc thử nghiệm mẫu: số sợi, đường kính sợi, đường kính ruột, lực kéo đứt, điện trở 1 chiều ở 185C, chiều xoắn, bội số bước xoắn, bề dày cách điện, đo điện trở cách điện ở nhiệt độ môi trường, đo điện trở cách điện ở nhiệt độ vận hành bình thường 700C, thử nghiệm điện áp tần số công nghiệp 4 giờ… thực hiện bởi phòng thử nghiệm độc lập.</w:t>
            </w:r>
          </w:p>
        </w:tc>
      </w:tr>
      <w:tr w:rsidR="00220C69" w:rsidRPr="00220C69" w:rsidTr="00220C69">
        <w:trPr>
          <w:trHeight w:val="122"/>
        </w:trPr>
        <w:tc>
          <w:tcPr>
            <w:tcW w:w="600"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3364"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1701" w:type="dxa"/>
            <w:vMerge/>
            <w:tcBorders>
              <w:top w:val="nil"/>
              <w:left w:val="single" w:sz="4" w:space="0" w:color="auto"/>
              <w:bottom w:val="single" w:sz="4" w:space="0" w:color="000000"/>
              <w:right w:val="single" w:sz="4" w:space="0" w:color="auto"/>
            </w:tcBorders>
            <w:vAlign w:val="center"/>
            <w:hideMark/>
          </w:tcPr>
          <w:p w:rsidR="00220C69" w:rsidRPr="00220C69" w:rsidRDefault="00220C69" w:rsidP="00220C69">
            <w:pPr>
              <w:rPr>
                <w:rFonts w:ascii="Times New Roman" w:hAnsi="Times New Roman"/>
                <w:b w:val="0"/>
                <w:bCs w:val="0"/>
                <w:noProof w:val="0"/>
              </w:rPr>
            </w:pPr>
          </w:p>
        </w:tc>
        <w:tc>
          <w:tcPr>
            <w:tcW w:w="3686" w:type="dxa"/>
            <w:tcBorders>
              <w:top w:val="nil"/>
              <w:left w:val="nil"/>
              <w:bottom w:val="single" w:sz="4" w:space="0" w:color="auto"/>
              <w:right w:val="single" w:sz="4" w:space="0" w:color="auto"/>
            </w:tcBorders>
            <w:shd w:val="clear" w:color="auto" w:fill="auto"/>
            <w:vAlign w:val="center"/>
            <w:hideMark/>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1 chiều của 1km dây dẫn ở 185C, thử điện áp tần số công nghiệp 3,5kV/5phút thực hiện bởi nhà sản xuất.</w:t>
            </w:r>
          </w:p>
        </w:tc>
      </w:tr>
    </w:tbl>
    <w:p w:rsidR="00220C69" w:rsidRPr="00220C69" w:rsidRDefault="00220C69" w:rsidP="00220C69">
      <w:pPr>
        <w:ind w:left="785"/>
        <w:rPr>
          <w:rFonts w:ascii="Times New Roman" w:hAnsi="Times New Roman"/>
          <w:bCs w:val="0"/>
          <w:noProof w:val="0"/>
        </w:rPr>
      </w:pPr>
    </w:p>
    <w:p w:rsidR="00220C69" w:rsidRPr="00220C69" w:rsidRDefault="00220C69" w:rsidP="000725FC">
      <w:pPr>
        <w:pStyle w:val="H2"/>
      </w:pPr>
      <w:r w:rsidRPr="00220C69">
        <w:t>Đặc tính kỹ thuật cầu dao tự rơi (FCO-24kV-100A) :</w:t>
      </w: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827"/>
        <w:gridCol w:w="5962"/>
      </w:tblGrid>
      <w:tr w:rsidR="00220C69" w:rsidRPr="00220C69" w:rsidTr="00220C69">
        <w:trPr>
          <w:tblHeader/>
        </w:trPr>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2827"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5962"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ANSI C 37.42, ANSI / IEEE C 37.41, IEC 61109 hoặc tương đương</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Một pha, lắp trên một cột, ngoài trời, cách điện phải là loại polymer (cao su silicone hoặc hỗn hợp silicone) có khả năng làm việc ở điều kiện ô nhiễm nặng như khu vực ven </w:t>
            </w:r>
            <w:r w:rsidRPr="00220C69">
              <w:rPr>
                <w:rFonts w:ascii="Times New Roman" w:hAnsi="Times New Roman"/>
                <w:b w:val="0"/>
                <w:bCs w:val="0"/>
                <w:noProof w:val="0"/>
              </w:rPr>
              <w:lastRenderedPageBreak/>
              <w:t>biển, sương muối, ô nhiễm công nghiệp, bức xạ tia cực tím, vv, cũng như khí hậu nhiệt đới ẩm.</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Polymer (silicon cao su hoặc Hỗn hợp silicone)</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Trên thân cách điện phải có tên của Nhà sản xuất được đúc nổi hoặc đúc chìm.</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 cực đại:</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Pha – đất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Pha - pha</w:t>
            </w:r>
          </w:p>
        </w:tc>
        <w:tc>
          <w:tcPr>
            <w:tcW w:w="5962" w:type="dxa"/>
            <w:shd w:val="clear" w:color="auto" w:fill="auto"/>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 kV</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27 kV</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Dòng điện liên tục định mức </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100 A</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Tần số định mức </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 Hz</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Định mức cắt dòng điện đối xứng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 kA đối với FCO 100 A</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xung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125 kVp</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tần số công nghiệp 50Hz, 1 phút.</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 kV</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Chiều dài đường rò cách điện</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Cần cầu chì</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Bao gồm thanh làm ngắn hồ quang hoặc bộ phận tương đương phù hợp cho dây chảy có đầu dây tháo lắp được.</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50oC</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90 %</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220C69" w:rsidRPr="00220C69" w:rsidRDefault="00220C69" w:rsidP="00220C69">
            <w:pPr>
              <w:rPr>
                <w:rFonts w:ascii="Times New Roman" w:hAnsi="Times New Roman"/>
                <w:b w:val="0"/>
                <w:bCs w:val="0"/>
                <w:noProof w:val="0"/>
              </w:rPr>
            </w:pP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Mỗi FCO phải bao gồm các phụ kiện tối thiểu sau:</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Cách điện</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Cần cầu chì có thanh làm ngắn hồ quang tương thích với các dây chảy thông dụng.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 đỡ lắp trên xà, bu lông, đai ốc, vòng đệm được làm bằng thép mạ kẽm nhúng nóng hoặc thép không gỉ.</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Tiếp điểm trên và tiếp điểm dưới</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Đầu cực loại đồng mạ thiết có thể đấu nối với dây đồng hoặc dây nhôm</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Cách ghi nhãn</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Theo tiêu chuẩn ANSI C37.42</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Nhãn nhận dạng nhà sản xuất</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Tên hoặc logo nhà sản xuất phải được đút nổi trên phần ngàm đỡ cần cầu chì. </w:t>
            </w:r>
          </w:p>
        </w:tc>
      </w:tr>
      <w:tr w:rsidR="00220C69" w:rsidRPr="00220C69" w:rsidTr="00220C69">
        <w:tc>
          <w:tcPr>
            <w:tcW w:w="56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w:t>
            </w:r>
          </w:p>
        </w:tc>
        <w:tc>
          <w:tcPr>
            <w:tcW w:w="2827"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Tài liệu hướng dẫn lắp đặt vận hành và bảo dưỡng, kèm theo biên bản thử nghiệm xuất xưởng.</w:t>
            </w:r>
          </w:p>
        </w:tc>
        <w:tc>
          <w:tcPr>
            <w:tcW w:w="5962"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Bao gồm</w:t>
            </w:r>
          </w:p>
        </w:tc>
      </w:tr>
    </w:tbl>
    <w:p w:rsidR="00220C69" w:rsidRPr="00220C69" w:rsidRDefault="00220C69" w:rsidP="000725FC">
      <w:pPr>
        <w:pStyle w:val="H2"/>
      </w:pPr>
      <w:r w:rsidRPr="00220C69">
        <w:t>Đặc tính kỹ thuật của chống sét van LA:</w:t>
      </w: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3118"/>
        <w:gridCol w:w="5245"/>
      </w:tblGrid>
      <w:tr w:rsidR="00220C69" w:rsidRPr="00220C69" w:rsidTr="00220C69">
        <w:trPr>
          <w:tblHeader/>
        </w:trPr>
        <w:tc>
          <w:tcPr>
            <w:tcW w:w="993"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118"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5245" w:type="dxa"/>
            <w:shd w:val="clear"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IEC 60099-4 hoặc tương đương</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 chống sét oxit kim loại không khe hở, được liên kết giữa pha và đất, phù hợp lắp đặt ngoài trời, vỏ bọc cách điện bằng Silicone rubber hoặc hỗn hợp silicone có khả năng chống nước chảy thành dòng, khả năng chống nứt, ăn mòn, lão hoá, thích hợp để vận hành trong điều kiện ô nhiễm như các khu vực ven biển, sương muối, công nghiệp ô nhiễm, tia cực tím, vv, cũng như khí hậu nhiệt đới ẩm ướt</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Polymer (cao su silicon hoặc hỗn hợp silicon)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Trên thân cách điện phải có tên của Nhà sản xuất được đúc nổi hoặc đúc chìm. </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định mức hệ thống</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 kV</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lớn nhất hệ thống</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 kV</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 Hz</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Dòng xã định mức (sóng 8/20 </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10 kAp</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của chống sét, Ur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18 kVrms</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làm việc liên tục cực đại (MCOV)</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Khả năng quá áp tạm thời trong 1 giây (TOV)</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&gt; 18.19 kVrms</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dư cực đại khi làm việc với dòng xung 8/20µs</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kVp</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Cấp thoát sét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Khả năng giải phóng áp suất</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 kArms</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Chiều dài đường rò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Mức cách điện của vỏ cách điện chống sét  </w:t>
            </w:r>
          </w:p>
        </w:tc>
        <w:tc>
          <w:tcPr>
            <w:tcW w:w="5245" w:type="dxa"/>
            <w:shd w:val="clear" w:color="auto" w:fill="auto"/>
          </w:tcPr>
          <w:p w:rsidR="00220C69" w:rsidRPr="00220C69" w:rsidRDefault="00220C69" w:rsidP="00220C69">
            <w:pPr>
              <w:rPr>
                <w:rFonts w:ascii="Times New Roman" w:hAnsi="Times New Roman"/>
                <w:b w:val="0"/>
                <w:bCs w:val="0"/>
                <w:noProof w:val="0"/>
              </w:rPr>
            </w:pP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 kVrms</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Điện áp chịu đựng xung (sóng 1.2/50</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125 kVp</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Khả năng giải phóng năng lượng  định mức</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50oC</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90 %</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220C69" w:rsidRPr="00220C69" w:rsidRDefault="00220C69" w:rsidP="00220C69">
            <w:pPr>
              <w:rPr>
                <w:rFonts w:ascii="Times New Roman" w:hAnsi="Times New Roman"/>
                <w:b w:val="0"/>
                <w:bCs w:val="0"/>
                <w:noProof w:val="0"/>
              </w:rPr>
            </w:pP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Chống sét phải bao gồm các phụ kiện tối thiểu sau: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Bộ cách ly chống sét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Giá đỡ cách điện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Kẹp đấu nối dây (bao gồm 2 tấm kẹp có chấu nghịch nhau làm bằng thép không gĩ trên mỗi đầu cực, tổng cộng 4 tấm) và có đai ốc, long đen phù </w:t>
            </w:r>
            <w:r w:rsidRPr="00220C69">
              <w:rPr>
                <w:rFonts w:ascii="Times New Roman" w:hAnsi="Times New Roman"/>
                <w:b w:val="0"/>
                <w:bCs w:val="0"/>
                <w:noProof w:val="0"/>
              </w:rPr>
              <w:lastRenderedPageBreak/>
              <w:t>hợp để đấu nối dây đồng / nhôm tiết diện đến 50 mm2</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Tài liệu hướng dẫn lắp đặt vận hành và bảo dưỡng, </w:t>
            </w:r>
            <w:proofErr w:type="gramStart"/>
            <w:r w:rsidRPr="00220C69">
              <w:rPr>
                <w:rFonts w:ascii="Times New Roman" w:hAnsi="Times New Roman"/>
                <w:b w:val="0"/>
                <w:bCs w:val="0"/>
                <w:noProof w:val="0"/>
              </w:rPr>
              <w:t>và  biên</w:t>
            </w:r>
            <w:proofErr w:type="gramEnd"/>
            <w:r w:rsidRPr="00220C69">
              <w:rPr>
                <w:rFonts w:ascii="Times New Roman" w:hAnsi="Times New Roman"/>
                <w:b w:val="0"/>
                <w:bCs w:val="0"/>
                <w:noProof w:val="0"/>
              </w:rPr>
              <w:t xml:space="preserve"> bản thử nghiệm xuất xưởng.</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Bao gồm</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Theo 60099-4</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Catalogues</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Kiểm tra và thử nghiệm</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 yêu cầu mục III</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Danh sách bán hàng </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220C69" w:rsidRPr="00220C69" w:rsidTr="00220C69">
        <w:tc>
          <w:tcPr>
            <w:tcW w:w="993" w:type="dxa"/>
            <w:shd w:val="clear" w:color="auto" w:fill="auto"/>
          </w:tcPr>
          <w:p w:rsidR="00220C69" w:rsidRPr="00220C69" w:rsidRDefault="00220C69" w:rsidP="00220C69">
            <w:pPr>
              <w:rPr>
                <w:rFonts w:ascii="Times New Roman" w:hAnsi="Times New Roman"/>
                <w:b w:val="0"/>
                <w:bCs w:val="0"/>
                <w:noProof w:val="0"/>
              </w:rPr>
            </w:pPr>
          </w:p>
        </w:tc>
        <w:tc>
          <w:tcPr>
            <w:tcW w:w="3118"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Mẫu hàng chào</w:t>
            </w:r>
          </w:p>
        </w:tc>
        <w:tc>
          <w:tcPr>
            <w:tcW w:w="5245" w:type="dxa"/>
            <w:shd w:val="clear"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bl>
    <w:p w:rsidR="00220C69" w:rsidRPr="00220C69" w:rsidRDefault="00220C69" w:rsidP="00220C69">
      <w:pPr>
        <w:ind w:left="785"/>
        <w:rPr>
          <w:rFonts w:ascii="Times New Roman" w:hAnsi="Times New Roman"/>
          <w:bCs w:val="0"/>
          <w:noProof w:val="0"/>
          <w:sz w:val="26"/>
          <w:szCs w:val="26"/>
        </w:rPr>
      </w:pPr>
    </w:p>
    <w:p w:rsidR="00220C69" w:rsidRPr="00220C69" w:rsidRDefault="00220C69" w:rsidP="000725FC">
      <w:pPr>
        <w:pStyle w:val="H2"/>
      </w:pPr>
      <w:r w:rsidRPr="00220C69">
        <w:t>Đặc tính kỹ thuật Giáp níu:</w:t>
      </w:r>
    </w:p>
    <w:p w:rsidR="00220C69" w:rsidRPr="00220C69" w:rsidRDefault="00220C69" w:rsidP="00220C69">
      <w:pPr>
        <w:rPr>
          <w:rFonts w:ascii="Times New Roman" w:hAnsi="Times New Roman"/>
          <w:b w:val="0"/>
          <w:bCs w:val="0"/>
          <w:noProof w:val="0"/>
          <w:sz w:val="26"/>
          <w:szCs w:val="26"/>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được sử dụng để dừng dây nhôm lõi thép bọc (vỏ bọc XLPE), ký hiệu ACX</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Giáp níu được tạo dạng trước (preform) để có thể áp trực tiếp lên dây dẫn mà không cần dụng cụ lắp đặt, không làm hư hỏng dây dẫn và đảm bảo </w:t>
      </w:r>
      <w:proofErr w:type="gramStart"/>
      <w:r w:rsidRPr="00220C69">
        <w:rPr>
          <w:rFonts w:ascii="Times New Roman" w:hAnsi="Times New Roman"/>
          <w:b w:val="0"/>
          <w:bCs w:val="0"/>
          <w:noProof w:val="0"/>
        </w:rPr>
        <w:t>an</w:t>
      </w:r>
      <w:proofErr w:type="gramEnd"/>
      <w:r w:rsidRPr="00220C69">
        <w:rPr>
          <w:rFonts w:ascii="Times New Roman" w:hAnsi="Times New Roman"/>
          <w:b w:val="0"/>
          <w:bCs w:val="0"/>
          <w:noProof w:val="0"/>
        </w:rPr>
        <w:t xml:space="preserve"> toàn trong vận hành.</w:t>
      </w:r>
    </w:p>
    <w:p w:rsidR="00220C69" w:rsidRPr="00220C69" w:rsidRDefault="00220C69" w:rsidP="00220C69">
      <w:pPr>
        <w:rPr>
          <w:rFonts w:ascii="Times New Roman" w:hAnsi="Times New Roman"/>
          <w:b w:val="0"/>
          <w:bCs w:val="0"/>
          <w:noProof w:val="0"/>
        </w:rPr>
      </w:pPr>
      <w:proofErr w:type="gramStart"/>
      <w:r w:rsidRPr="00220C69">
        <w:rPr>
          <w:rFonts w:ascii="Times New Roman" w:hAnsi="Times New Roman"/>
          <w:b w:val="0"/>
          <w:bCs w:val="0"/>
          <w:noProof w:val="0"/>
        </w:rPr>
        <w:t>Giáp níu phải được thiết kế phù hợp với các yêu cầu thử nghiệm quy định trong tiêu chuẩn này, đảm bảo ảnh hưởng rung trên dây dẫn và giáp níu là tối thiểu.</w:t>
      </w:r>
      <w:proofErr w:type="gramEnd"/>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Giáp níu có thể được chế tạo bằng vật liệu hay tổ hợp các vật liệu bất kỳ, đảm bảo giáp níu đạt được khả năng chịu sức căng </w:t>
      </w:r>
      <w:proofErr w:type="gramStart"/>
      <w:r w:rsidRPr="00220C69">
        <w:rPr>
          <w:rFonts w:ascii="Times New Roman" w:hAnsi="Times New Roman"/>
          <w:b w:val="0"/>
          <w:bCs w:val="0"/>
          <w:noProof w:val="0"/>
        </w:rPr>
        <w:t>theo</w:t>
      </w:r>
      <w:proofErr w:type="gramEnd"/>
      <w:r w:rsidRPr="00220C69">
        <w:rPr>
          <w:rFonts w:ascii="Times New Roman" w:hAnsi="Times New Roman"/>
          <w:b w:val="0"/>
          <w:bCs w:val="0"/>
          <w:noProof w:val="0"/>
        </w:rPr>
        <w:t xml:space="preserve"> đúng thiết kế.</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thành phần cấu tạo phải thích hợp với nhau và với dây dẫn mà chúng tiếp xúc.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vật liệu nhựa phải được bảo vệ một cách tương đương khỏi các ảnh hưởng do bức xạ mặt trời.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Tất cả các phần của giáp níu phải có khả năng hoặc được bảo vệ thích hợp chống </w:t>
      </w:r>
      <w:proofErr w:type="gramStart"/>
      <w:r w:rsidRPr="00220C69">
        <w:rPr>
          <w:rFonts w:ascii="Times New Roman" w:hAnsi="Times New Roman"/>
          <w:b w:val="0"/>
          <w:bCs w:val="0"/>
          <w:noProof w:val="0"/>
        </w:rPr>
        <w:t>ăn</w:t>
      </w:r>
      <w:proofErr w:type="gramEnd"/>
      <w:r w:rsidRPr="00220C69">
        <w:rPr>
          <w:rFonts w:ascii="Times New Roman" w:hAnsi="Times New Roman"/>
          <w:b w:val="0"/>
          <w:bCs w:val="0"/>
          <w:noProof w:val="0"/>
        </w:rPr>
        <w:t xml:space="preserve">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20C69" w:rsidRPr="00220C69" w:rsidRDefault="00220C69" w:rsidP="00220C69">
      <w:pPr>
        <w:rPr>
          <w:rFonts w:ascii="Times New Roman" w:hAnsi="Times New Roman"/>
          <w:b w:val="0"/>
          <w:bCs w:val="0"/>
          <w:noProof w:val="0"/>
        </w:rPr>
      </w:pPr>
      <w:proofErr w:type="gramStart"/>
      <w:r w:rsidRPr="00220C69">
        <w:rPr>
          <w:rFonts w:ascii="Times New Roman" w:hAnsi="Times New Roman"/>
          <w:b w:val="0"/>
          <w:bCs w:val="0"/>
          <w:noProof w:val="0"/>
        </w:rPr>
        <w:t>+ Điểm bắt đầu xoắn giáp níu quanh dây dẫn.</w:t>
      </w:r>
      <w:proofErr w:type="gramEnd"/>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Thông số kỹ thuật: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Dây nhôm lõi thép bọc sử dụng với giáp níu 50/8:</w:t>
      </w:r>
    </w:p>
    <w:p w:rsidR="00220C69" w:rsidRPr="00220C69" w:rsidRDefault="00220C69" w:rsidP="00220C69">
      <w:pPr>
        <w:rPr>
          <w:rFonts w:ascii="Times New Roman" w:hAnsi="Times New Roman"/>
          <w:b w:val="0"/>
          <w:bCs w:val="0"/>
          <w:noProof w:val="0"/>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220C69" w:rsidRPr="00220C69" w:rsidTr="00220C69">
        <w:tblPrEx>
          <w:tblCellMar>
            <w:top w:w="0" w:type="dxa"/>
            <w:bottom w:w="0" w:type="dxa"/>
          </w:tblCellMar>
        </w:tblPrEx>
        <w:trPr>
          <w:cantSplit/>
          <w:trHeight w:val="417"/>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dây [mm2]</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/32</w:t>
            </w:r>
          </w:p>
        </w:tc>
        <w:tc>
          <w:tcPr>
            <w:tcW w:w="810"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104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108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1042" w:type="dxa"/>
            <w:tcBorders>
              <w:top w:val="single" w:sz="6" w:space="0" w:color="auto"/>
              <w:left w:val="single" w:sz="6" w:space="0" w:color="auto"/>
              <w:bottom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blPrEx>
          <w:tblCellMar>
            <w:top w:w="0" w:type="dxa"/>
            <w:bottom w:w="0" w:type="dxa"/>
          </w:tblCellMar>
        </w:tblPrEx>
        <w:trPr>
          <w:cantSplit/>
          <w:trHeight w:val="381"/>
        </w:trPr>
        <w:tc>
          <w:tcPr>
            <w:tcW w:w="3524" w:type="dxa"/>
            <w:tcBorders>
              <w:top w:val="nil"/>
              <w:left w:val="single" w:sz="4" w:space="0" w:color="auto"/>
              <w:bottom w:val="nil"/>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21,5-22,1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16,5-17,2</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14,8-15,3</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13,4-13,8</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11,2-11,7</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9,5-10</w:t>
            </w:r>
          </w:p>
        </w:tc>
      </w:tr>
      <w:tr w:rsidR="00220C69" w:rsidRPr="00220C69" w:rsidTr="00220C69">
        <w:tblPrEx>
          <w:tblCellMar>
            <w:top w:w="0" w:type="dxa"/>
            <w:bottom w:w="0" w:type="dxa"/>
          </w:tblCellMar>
        </w:tblPrEx>
        <w:trPr>
          <w:cantSplit/>
          <w:trHeight w:val="381"/>
        </w:trPr>
        <w:tc>
          <w:tcPr>
            <w:tcW w:w="3524" w:type="dxa"/>
            <w:tcBorders>
              <w:top w:val="single" w:sz="4" w:space="0" w:color="auto"/>
              <w:left w:val="single" w:sz="4" w:space="0" w:color="auto"/>
              <w:bottom w:val="nil"/>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Độ dày lớp bọc cách điện XLPE 22kV </w:t>
            </w:r>
          </w:p>
        </w:tc>
        <w:tc>
          <w:tcPr>
            <w:tcW w:w="5600" w:type="dxa"/>
            <w:gridSpan w:val="6"/>
            <w:tcBorders>
              <w:top w:val="nil"/>
              <w:left w:val="nil"/>
              <w:bottom w:val="single" w:sz="6" w:space="0" w:color="auto"/>
            </w:tcBorders>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 mm</w:t>
            </w:r>
          </w:p>
        </w:tc>
      </w:tr>
      <w:tr w:rsidR="00220C69" w:rsidRPr="00220C69" w:rsidTr="00220C69">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của dây bọc 22kV [mm]</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34,9-35,5</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29,9-30,6</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28,2-28,7</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26,8-27,2</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24,6-</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23,1-23,4</w:t>
            </w:r>
          </w:p>
        </w:tc>
      </w:tr>
      <w:tr w:rsidR="00220C69" w:rsidRPr="00220C69" w:rsidTr="00220C69">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 đứt [kN]</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46,3</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41,5</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33,4</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17,1</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bl>
      <w:tblPr>
        <w:tblW w:w="93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5812"/>
        <w:gridCol w:w="2693"/>
      </w:tblGrid>
      <w:tr w:rsidR="00220C69" w:rsidRPr="00220C69" w:rsidTr="00220C69">
        <w:trPr>
          <w:trHeight w:val="468"/>
          <w:tblHeader/>
        </w:trPr>
        <w:tc>
          <w:tcPr>
            <w:tcW w:w="817"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5812"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2693" w:type="dxa"/>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2693" w:type="dxa"/>
          </w:tcPr>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2693" w:type="dxa"/>
          </w:tcPr>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Mã hiệu </w:t>
            </w:r>
          </w:p>
        </w:tc>
        <w:tc>
          <w:tcPr>
            <w:tcW w:w="2693" w:type="dxa"/>
          </w:tcPr>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Các yêu cầu kỹ thuật chung  trong bản “YÊU CẦU KỸ THUẬT CHUNG”</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sản xuất và thử nghiệm</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AS1154.3</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hoặc tương đương</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Giáp níu được sử dụng để dừng dây nhôm lõi thép bọc (vỏ bọc ngoài là XLPE) </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thầu phải mô tả rõ loại dây sử dụng với giáp níu được chào</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Giáp níu được tạo dạng trước (preformed) để có thể áp trực tiếp lên dây dẫn mà không cần dụng cụ lắp đặt, không làm hư hỏng dây dẫn và đảm bảo </w:t>
            </w:r>
            <w:proofErr w:type="gramStart"/>
            <w:r w:rsidRPr="00220C69">
              <w:rPr>
                <w:rFonts w:ascii="Times New Roman" w:hAnsi="Times New Roman"/>
                <w:b w:val="0"/>
                <w:bCs w:val="0"/>
                <w:noProof w:val="0"/>
              </w:rPr>
              <w:t>an</w:t>
            </w:r>
            <w:proofErr w:type="gramEnd"/>
            <w:r w:rsidRPr="00220C69">
              <w:rPr>
                <w:rFonts w:ascii="Times New Roman" w:hAnsi="Times New Roman"/>
                <w:b w:val="0"/>
                <w:bCs w:val="0"/>
                <w:noProof w:val="0"/>
              </w:rPr>
              <w:t xml:space="preserve"> toàn trong vận hành.</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được thiết kế phù hợp với các yêu cầu thử nghiệm quy định trong tiêu chuẩn này, đảm bảo ảnh hưởng rung trên dây dẫn và giáp níu là tối thiểu</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Giáp níu cho dây bọc làm bằng hợp kim nhôm có phủ lớp neoprene (một loại polymer tổng hợp giống như cao su, chống dầu, nhiệt và thời tiết)</w:t>
            </w:r>
          </w:p>
        </w:tc>
        <w:tc>
          <w:tcPr>
            <w:tcW w:w="2693"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Tất cả các phần của giáp níu phải có khả năng hoặc được bảo vệ thích hợp chống </w:t>
            </w:r>
            <w:proofErr w:type="gramStart"/>
            <w:r w:rsidRPr="00220C69">
              <w:rPr>
                <w:rFonts w:ascii="Times New Roman" w:hAnsi="Times New Roman"/>
                <w:b w:val="0"/>
                <w:bCs w:val="0"/>
                <w:noProof w:val="0"/>
              </w:rPr>
              <w:t>ăn</w:t>
            </w:r>
            <w:proofErr w:type="gramEnd"/>
            <w:r w:rsidRPr="00220C69">
              <w:rPr>
                <w:rFonts w:ascii="Times New Roman" w:hAnsi="Times New Roman"/>
                <w:b w:val="0"/>
                <w:bCs w:val="0"/>
                <w:noProof w:val="0"/>
              </w:rPr>
              <w:t xml:space="preserve"> mòn trong khí quyển cả khi lưu kho lẫn khi vận hành.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m </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Điểm bắt đầu xoắn giáp níu quanh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tc>
        <w:tc>
          <w:tcPr>
            <w:tcW w:w="2693" w:type="dxa"/>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Hướng xoắn (direction of  helix) áp dụng cho tất cả các loại dây</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Hướng phải (right hand).</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giữ tối thiểu sau khi lắp đặt hoàn chỉnh (minimum holding strength).Do giá trị lực giữ dây của giáp níu phụ thuộc vào các yếu tố như độ dày cách điện, loại cách điện, trọng lượng riêng của Polyetylene khác nhau (*)</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65% lực kéo đứt của dây dẫn bọc trong 01 phút.</w:t>
            </w:r>
          </w:p>
        </w:tc>
      </w:tr>
      <w:tr w:rsidR="00220C69" w:rsidRPr="00220C69" w:rsidTr="00220C69">
        <w:tc>
          <w:tcPr>
            <w:tcW w:w="817" w:type="dxa"/>
          </w:tcPr>
          <w:p w:rsidR="00220C69" w:rsidRPr="00220C69" w:rsidRDefault="00220C69" w:rsidP="00220C69">
            <w:pPr>
              <w:rPr>
                <w:rFonts w:ascii="Times New Roman" w:hAnsi="Times New Roman"/>
                <w:b w:val="0"/>
                <w:bCs w:val="0"/>
                <w:noProof w:val="0"/>
              </w:rPr>
            </w:pPr>
          </w:p>
        </w:tc>
        <w:tc>
          <w:tcPr>
            <w:tcW w:w="5812"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Phụ kiện:</w:t>
            </w:r>
          </w:p>
        </w:tc>
        <w:tc>
          <w:tcPr>
            <w:tcW w:w="2693"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Yếm dạng U (clevis thimble) với kích thước phù hợp với lích thước dây sử dụng với giáp níu.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Yếm dạng U (clevis thimble).</w:t>
            </w:r>
          </w:p>
        </w:tc>
      </w:tr>
    </w:tbl>
    <w:p w:rsidR="00220C69" w:rsidRPr="00220C69" w:rsidRDefault="00220C69" w:rsidP="00220C69">
      <w:pPr>
        <w:rPr>
          <w:rFonts w:ascii="Times New Roman" w:hAnsi="Times New Roman"/>
          <w:b w:val="0"/>
          <w:bCs w:val="0"/>
          <w:noProof w:val="0"/>
          <w:sz w:val="26"/>
          <w:szCs w:val="26"/>
        </w:rPr>
      </w:pPr>
    </w:p>
    <w:p w:rsidR="00220C69" w:rsidRPr="00220C69" w:rsidRDefault="00220C69" w:rsidP="000725FC">
      <w:pPr>
        <w:pStyle w:val="H2"/>
      </w:pPr>
      <w:r w:rsidRPr="00220C69">
        <w:t>Đặc tính kỹ thuật giáp buộc đầu sứ , cổ sứ trung thế</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60"/>
        <w:gridCol w:w="1051"/>
        <w:gridCol w:w="4394"/>
      </w:tblGrid>
      <w:tr w:rsidR="00220C69" w:rsidRPr="00220C69" w:rsidTr="00220C69">
        <w:trPr>
          <w:tblHeader/>
        </w:trPr>
        <w:tc>
          <w:tcPr>
            <w:tcW w:w="567" w:type="dxa"/>
            <w:shd w:val="pct5"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Stt</w:t>
            </w:r>
          </w:p>
        </w:tc>
        <w:tc>
          <w:tcPr>
            <w:tcW w:w="3060" w:type="dxa"/>
            <w:shd w:val="pct5" w:color="auto" w:fill="auto"/>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Mô tả</w:t>
            </w:r>
          </w:p>
        </w:tc>
        <w:tc>
          <w:tcPr>
            <w:tcW w:w="1051" w:type="dxa"/>
            <w:shd w:val="pct5"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Đơn vị</w:t>
            </w:r>
          </w:p>
        </w:tc>
        <w:tc>
          <w:tcPr>
            <w:tcW w:w="4394" w:type="dxa"/>
            <w:shd w:val="pct5" w:color="auto" w:fill="auto"/>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Yêu cầu</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Khai báo bởi nhà thầu</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ISO 9001:2008</w:t>
            </w:r>
          </w:p>
          <w:p w:rsidR="00220C69" w:rsidRPr="00220C69" w:rsidRDefault="00220C69" w:rsidP="00220C69">
            <w:pPr>
              <w:rPr>
                <w:rFonts w:ascii="Times New Roman" w:hAnsi="Times New Roman"/>
                <w:b w:val="0"/>
                <w:bCs w:val="0"/>
                <w:noProof w:val="0"/>
              </w:rPr>
            </w:pP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AS 1154.3  hoặc tương đương</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Loại</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Giáp buộc được sử dụng để buộc dây nhôm lõi thép bọc (vỏ bọc ngoài là XLPE, EPR hoặc HDPE) vào đỉnh hoặc cổ cách điện đỡ, có khả năng chống rạng nứt, </w:t>
            </w:r>
            <w:proofErr w:type="gramStart"/>
            <w:r w:rsidRPr="00220C69">
              <w:rPr>
                <w:rFonts w:ascii="Times New Roman" w:hAnsi="Times New Roman"/>
                <w:b w:val="0"/>
                <w:bCs w:val="0"/>
                <w:noProof w:val="0"/>
              </w:rPr>
              <w:t>chống  ăn</w:t>
            </w:r>
            <w:proofErr w:type="gramEnd"/>
            <w:r w:rsidRPr="00220C69">
              <w:rPr>
                <w:rFonts w:ascii="Times New Roman" w:hAnsi="Times New Roman"/>
                <w:b w:val="0"/>
                <w:bCs w:val="0"/>
                <w:noProof w:val="0"/>
              </w:rPr>
              <w:t xml:space="preserve"> mòn, và chống lão hóa tốt, lắp đặt ngoài trời, phù hợp để vận hành dưới điều kiện khí hậu nhiệt đới ẩm ướt, vùng biển, sương muối, vùng ô nhiễm công nghiệp, tia tử ngoại (UV)…</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Ruột dây bọc làm bằng PVC trắng hoặc trắng xám.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Bên ngoài được bọc lớp bán dẫn màu đen nhằm giảm điện trường tại vị trí cổ sứ.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(xem hình dạng bên dưới) </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Giáp buộc sứ đơn: dùng để buộc dây dẫn tại các vị trí sứ đơn.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Giáp buộc sứ đôi: dùng để buộc dây dẫn tại các vị trí sứ đôi. (không chấp nhận loại 1 sợi đôi)</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Ký mã hiệu</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Trên giáp buộc phải có các ký mã hiệu chỉ dẫn, in bằng mực không phai trực tiếp trên sản phẩm: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Tên nhà sản xuất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Mã hiệu, cỡ dây sử dụng với giáp buộc.</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Điểm bắt đầu xoắn quanh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Mã màu (color code) </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tiết diện danh định như sau:</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mm2</w:t>
            </w:r>
          </w:p>
        </w:tc>
        <w:tc>
          <w:tcPr>
            <w:tcW w:w="4394" w:type="dxa"/>
          </w:tcPr>
          <w:p w:rsidR="00220C69" w:rsidRPr="00220C69" w:rsidRDefault="00220C69" w:rsidP="00220C69">
            <w:pPr>
              <w:rPr>
                <w:rFonts w:ascii="Times New Roman" w:hAnsi="Times New Roman"/>
                <w:b w:val="0"/>
                <w:bCs w:val="0"/>
                <w:noProof w:val="0"/>
              </w:rPr>
            </w:pP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50/8</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70/11</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đường kính ngoài như sau:</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mm</w:t>
            </w:r>
          </w:p>
        </w:tc>
        <w:tc>
          <w:tcPr>
            <w:tcW w:w="4394" w:type="dxa"/>
          </w:tcPr>
          <w:p w:rsidR="00220C69" w:rsidRPr="00220C69" w:rsidRDefault="00220C69" w:rsidP="00220C69">
            <w:pPr>
              <w:rPr>
                <w:rFonts w:ascii="Times New Roman" w:hAnsi="Times New Roman"/>
                <w:b w:val="0"/>
                <w:bCs w:val="0"/>
                <w:noProof w:val="0"/>
              </w:rPr>
            </w:pP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20,6</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22,4</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giữ danh định (tải trượt) ở 100% lực danh định</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w:t>
            </w: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Trượt không quá 3mm</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400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400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w:t>
            </w: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 phá hủy</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w:t>
            </w:r>
          </w:p>
        </w:tc>
        <w:tc>
          <w:tcPr>
            <w:tcW w:w="4394" w:type="dxa"/>
          </w:tcPr>
          <w:p w:rsidR="00220C69" w:rsidRPr="00220C69" w:rsidRDefault="00220C69" w:rsidP="00220C69">
            <w:pPr>
              <w:rPr>
                <w:rFonts w:ascii="Times New Roman" w:hAnsi="Times New Roman"/>
                <w:b w:val="0"/>
                <w:bCs w:val="0"/>
                <w:noProof w:val="0"/>
              </w:rPr>
            </w:pP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600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600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Hướng xoắn</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Hướng phải</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0C</w:t>
            </w: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1051"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w:t>
            </w: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90</w:t>
            </w:r>
          </w:p>
        </w:tc>
      </w:tr>
      <w:tr w:rsidR="00220C69" w:rsidRPr="00220C69" w:rsidTr="00220C69">
        <w:tc>
          <w:tcPr>
            <w:tcW w:w="567" w:type="dxa"/>
          </w:tcPr>
          <w:p w:rsidR="00220C69" w:rsidRPr="00220C69" w:rsidRDefault="00220C69" w:rsidP="00220C69">
            <w:pPr>
              <w:rPr>
                <w:rFonts w:ascii="Times New Roman" w:hAnsi="Times New Roman"/>
                <w:b w:val="0"/>
                <w:bCs w:val="0"/>
                <w:noProof w:val="0"/>
              </w:rPr>
            </w:pPr>
          </w:p>
        </w:tc>
        <w:tc>
          <w:tcPr>
            <w:tcW w:w="3060"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Mẫu Giáp buộc chào thầu</w:t>
            </w:r>
          </w:p>
        </w:tc>
        <w:tc>
          <w:tcPr>
            <w:tcW w:w="1051" w:type="dxa"/>
          </w:tcPr>
          <w:p w:rsidR="00220C69" w:rsidRPr="00220C69" w:rsidRDefault="00220C69" w:rsidP="00220C69">
            <w:pPr>
              <w:rPr>
                <w:rFonts w:ascii="Times New Roman" w:hAnsi="Times New Roman"/>
                <w:b w:val="0"/>
                <w:bCs w:val="0"/>
                <w:noProof w:val="0"/>
              </w:rPr>
            </w:pPr>
          </w:p>
        </w:tc>
        <w:tc>
          <w:tcPr>
            <w:tcW w:w="4394" w:type="dxa"/>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Cung cấp mẫu cùng chủng loại theo hồ sơ dự thầu</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eastAsia="Calibri" w:hAnsi="Times New Roman"/>
          <w:b w:val="0"/>
          <w:bCs w:val="0"/>
          <w:noProof w:val="0"/>
        </w:rPr>
      </w:pPr>
      <w:r w:rsidRPr="00220C69">
        <w:rPr>
          <w:rFonts w:ascii="Times New Roman" w:eastAsia="Calibri" w:hAnsi="Times New Roman"/>
          <w:b w:val="0"/>
          <w:bCs w:val="0"/>
          <w:noProof w:val="0"/>
        </w:rPr>
        <w:t>* Hình dáng và cấu tạo:</w:t>
      </w:r>
    </w:p>
    <w:p w:rsidR="00220C69" w:rsidRPr="00220C69" w:rsidRDefault="000725FC" w:rsidP="00220C69">
      <w:pPr>
        <w:rPr>
          <w:rFonts w:ascii="Times New Roman" w:eastAsia="Calibri" w:hAnsi="Times New Roman"/>
          <w:b w:val="0"/>
          <w:bCs w:val="0"/>
          <w:noProof w:val="0"/>
        </w:rPr>
      </w:pPr>
      <w:r>
        <w:drawing>
          <wp:inline distT="0" distB="0" distL="0" distR="0" wp14:anchorId="227FE0A3" wp14:editId="1ED9A2C9">
            <wp:extent cx="5819775" cy="3295650"/>
            <wp:effectExtent l="0" t="0" r="9525" b="0"/>
            <wp:docPr id="41" name="Picture 1">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A0F89E8A-03A1-4553-82C9-870FBDF5B44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xdr="http://schemas.openxmlformats.org/drawingml/2006/spreadsheetDrawing" xmlns:a16="http://schemas.microsoft.com/office/drawing/2014/main" xmlns="" xmlns:lc="http://schemas.openxmlformats.org/drawingml/2006/lockedCanvas" id="{A0F89E8A-03A1-4553-82C9-870FBDF5B443}"/>
                        </a:ext>
                      </a:extLst>
                    </pic:cNvPr>
                    <pic:cNvPicPr/>
                  </pic:nvPicPr>
                  <pic:blipFill>
                    <a:blip r:embed="rId9" cstate="email">
                      <a:extLst>
                        <a:ext uri="{28A0092B-C50C-407E-A947-70E740481C1C}">
                          <a14:useLocalDpi xmlns:a14="http://schemas.microsoft.com/office/drawing/2010/main"/>
                        </a:ext>
                      </a:extLst>
                    </a:blip>
                    <a:stretch>
                      <a:fillRect/>
                    </a:stretch>
                  </pic:blipFill>
                  <pic:spPr>
                    <a:xfrm>
                      <a:off x="0" y="0"/>
                      <a:ext cx="5818394" cy="3294868"/>
                    </a:xfrm>
                    <a:prstGeom prst="rect">
                      <a:avLst/>
                    </a:prstGeom>
                  </pic:spPr>
                </pic:pic>
              </a:graphicData>
            </a:graphic>
          </wp:inline>
        </w:drawing>
      </w:r>
    </w:p>
    <w:p w:rsidR="00220C69" w:rsidRPr="00220C69" w:rsidRDefault="00220C69" w:rsidP="00220C69">
      <w:pPr>
        <w:rPr>
          <w:rFonts w:ascii="Times New Roman" w:hAnsi="Times New Roman"/>
          <w:b w:val="0"/>
          <w:bCs w:val="0"/>
          <w:noProof w:val="0"/>
        </w:rPr>
      </w:pPr>
    </w:p>
    <w:p w:rsidR="00220C69" w:rsidRPr="00220C69" w:rsidRDefault="00220C69" w:rsidP="000725FC">
      <w:pPr>
        <w:pStyle w:val="H2"/>
      </w:pPr>
      <w:r w:rsidRPr="00220C69">
        <w:t>Đặc tính kỹ thuật của các phụ kiện: móc treo chữ U, kẹp dừng dây, khóa đỡ dây: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4097"/>
        <w:gridCol w:w="4527"/>
      </w:tblGrid>
      <w:tr w:rsidR="00220C69" w:rsidRPr="00220C69" w:rsidTr="00220C69">
        <w:trPr>
          <w:trHeight w:val="263"/>
        </w:trPr>
        <w:tc>
          <w:tcPr>
            <w:tcW w:w="378" w:type="pct"/>
          </w:tcPr>
          <w:p w:rsidR="00220C69" w:rsidRPr="00220C69" w:rsidRDefault="00220C69"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STT</w:t>
            </w:r>
          </w:p>
        </w:tc>
        <w:tc>
          <w:tcPr>
            <w:tcW w:w="2196" w:type="pct"/>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2426" w:type="pct"/>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r>
      <w:tr w:rsidR="00220C69" w:rsidRPr="00220C69" w:rsidTr="00220C69">
        <w:tc>
          <w:tcPr>
            <w:tcW w:w="378" w:type="pct"/>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w:t>
            </w:r>
          </w:p>
        </w:tc>
        <w:tc>
          <w:tcPr>
            <w:tcW w:w="2196" w:type="pct"/>
          </w:tcPr>
          <w:p w:rsidR="00220C69" w:rsidRPr="00220C69" w:rsidRDefault="00220C69"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Móc treo chữ U</w:t>
            </w:r>
          </w:p>
        </w:tc>
        <w:tc>
          <w:tcPr>
            <w:tcW w:w="2426" w:type="pct"/>
          </w:tcPr>
          <w:p w:rsidR="00220C69" w:rsidRPr="00220C69" w:rsidRDefault="00220C69" w:rsidP="00220C69">
            <w:pPr>
              <w:jc w:val="center"/>
              <w:rPr>
                <w:rFonts w:ascii="Times New Roman" w:hAnsi="Times New Roman"/>
                <w:b w:val="0"/>
                <w:bCs w:val="0"/>
                <w:noProof w:val="0"/>
                <w:sz w:val="26"/>
                <w:szCs w:val="26"/>
              </w:rPr>
            </w:pP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Phải có nguồn gốc rõ ràng</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kéo phá hủy (*)</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r w:rsidR="00220C69" w:rsidRPr="00220C69" w:rsidTr="00220C69">
        <w:tc>
          <w:tcPr>
            <w:tcW w:w="378" w:type="pct"/>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II</w:t>
            </w:r>
          </w:p>
        </w:tc>
        <w:tc>
          <w:tcPr>
            <w:tcW w:w="2196" w:type="pct"/>
          </w:tcPr>
          <w:p w:rsidR="00220C69" w:rsidRPr="00220C69" w:rsidRDefault="00220C69"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Kẹp dừng dây, khoá đỡ dây</w:t>
            </w:r>
          </w:p>
        </w:tc>
        <w:tc>
          <w:tcPr>
            <w:tcW w:w="2426" w:type="pct"/>
          </w:tcPr>
          <w:p w:rsidR="00220C69" w:rsidRPr="00220C69" w:rsidRDefault="00220C69" w:rsidP="00220C69">
            <w:pPr>
              <w:jc w:val="center"/>
              <w:rPr>
                <w:rFonts w:ascii="Times New Roman" w:hAnsi="Times New Roman"/>
                <w:b w:val="0"/>
                <w:bCs w:val="0"/>
                <w:noProof w:val="0"/>
                <w:sz w:val="26"/>
                <w:szCs w:val="26"/>
              </w:rPr>
            </w:pP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Phải có nguồn gốc rõ ràng</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220C69" w:rsidRPr="00220C69" w:rsidTr="00220C69">
        <w:tc>
          <w:tcPr>
            <w:tcW w:w="378"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2196" w:type="pct"/>
          </w:tcPr>
          <w:p w:rsidR="00220C69" w:rsidRPr="00220C69" w:rsidRDefault="00220C69"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Giới hạn kéo phá hủy </w:t>
            </w:r>
          </w:p>
        </w:tc>
        <w:tc>
          <w:tcPr>
            <w:tcW w:w="2426" w:type="pct"/>
          </w:tcPr>
          <w:p w:rsidR="00220C69" w:rsidRPr="00220C69" w:rsidRDefault="00220C69"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bl>
    <w:p w:rsidR="00220C69" w:rsidRPr="00220C69" w:rsidRDefault="00220C69" w:rsidP="000725FC">
      <w:pPr>
        <w:pStyle w:val="H2"/>
      </w:pPr>
      <w:r w:rsidRPr="00220C69">
        <w:t>Đặc tính kỹ thuật của ống nối dây AC:</w:t>
      </w:r>
    </w:p>
    <w:tbl>
      <w:tblPr>
        <w:tblW w:w="55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
        <w:gridCol w:w="290"/>
        <w:gridCol w:w="334"/>
        <w:gridCol w:w="3330"/>
        <w:gridCol w:w="3944"/>
        <w:gridCol w:w="1146"/>
        <w:gridCol w:w="102"/>
        <w:gridCol w:w="423"/>
        <w:gridCol w:w="236"/>
        <w:gridCol w:w="236"/>
        <w:gridCol w:w="236"/>
      </w:tblGrid>
      <w:tr w:rsidR="00220C69" w:rsidRPr="00220C69" w:rsidTr="00220C69">
        <w:trPr>
          <w:gridAfter w:val="4"/>
          <w:wAfter w:w="539" w:type="pct"/>
        </w:trPr>
        <w:tc>
          <w:tcPr>
            <w:tcW w:w="345" w:type="pct"/>
            <w:gridSpan w:val="3"/>
            <w:shd w:val="clear" w:color="auto" w:fill="auto"/>
          </w:tcPr>
          <w:p w:rsidR="00220C69" w:rsidRPr="00220C69" w:rsidRDefault="00220C69" w:rsidP="00220C69">
            <w:pPr>
              <w:keepNext/>
              <w:tabs>
                <w:tab w:val="left" w:pos="1080"/>
                <w:tab w:val="left" w:pos="1440"/>
              </w:tabs>
              <w:suppressAutoHyphens/>
              <w:jc w:val="center"/>
              <w:outlineLvl w:val="1"/>
              <w:rPr>
                <w:rFonts w:ascii="Times New Roman" w:hAnsi="Times New Roman"/>
                <w:noProof w:val="0"/>
                <w:sz w:val="26"/>
                <w:szCs w:val="26"/>
                <w:lang w:eastAsia="ar-SA"/>
              </w:rPr>
            </w:pPr>
            <w:bookmarkStart w:id="6" w:name="_Toc448859197"/>
            <w:bookmarkStart w:id="7" w:name="_Toc451323607"/>
            <w:bookmarkStart w:id="8" w:name="_Toc452452440"/>
            <w:bookmarkStart w:id="9" w:name="_Toc529643267"/>
            <w:bookmarkStart w:id="10" w:name="_Toc529706783"/>
            <w:r w:rsidRPr="00220C69">
              <w:rPr>
                <w:rFonts w:ascii="Times New Roman" w:hAnsi="Times New Roman"/>
                <w:noProof w:val="0"/>
                <w:sz w:val="26"/>
                <w:szCs w:val="26"/>
                <w:lang w:eastAsia="ar-SA"/>
              </w:rPr>
              <w:t>Stt</w:t>
            </w:r>
            <w:bookmarkEnd w:id="6"/>
            <w:bookmarkEnd w:id="7"/>
            <w:bookmarkEnd w:id="8"/>
            <w:bookmarkEnd w:id="9"/>
            <w:bookmarkEnd w:id="10"/>
          </w:p>
        </w:tc>
        <w:tc>
          <w:tcPr>
            <w:tcW w:w="1608" w:type="pct"/>
            <w:shd w:val="clear" w:color="auto" w:fill="auto"/>
            <w:vAlign w:val="center"/>
          </w:tcPr>
          <w:p w:rsidR="00220C69" w:rsidRPr="00220C69" w:rsidRDefault="00220C69" w:rsidP="00220C69">
            <w:pPr>
              <w:keepNext/>
              <w:tabs>
                <w:tab w:val="left" w:pos="1080"/>
                <w:tab w:val="left" w:pos="1440"/>
              </w:tabs>
              <w:suppressAutoHyphens/>
              <w:jc w:val="center"/>
              <w:outlineLvl w:val="1"/>
              <w:rPr>
                <w:rFonts w:ascii="Times New Roman" w:hAnsi="Times New Roman"/>
                <w:noProof w:val="0"/>
                <w:sz w:val="26"/>
                <w:szCs w:val="26"/>
                <w:lang w:eastAsia="ar-SA"/>
              </w:rPr>
            </w:pPr>
            <w:bookmarkStart w:id="11" w:name="_Toc448859198"/>
            <w:bookmarkStart w:id="12" w:name="_Toc451323608"/>
            <w:bookmarkStart w:id="13" w:name="_Toc452452441"/>
            <w:bookmarkStart w:id="14" w:name="_Toc529643268"/>
            <w:bookmarkStart w:id="15" w:name="_Toc529706784"/>
            <w:r w:rsidRPr="00220C69">
              <w:rPr>
                <w:rFonts w:ascii="Times New Roman" w:hAnsi="Times New Roman"/>
                <w:noProof w:val="0"/>
                <w:sz w:val="26"/>
                <w:szCs w:val="26"/>
                <w:lang w:eastAsia="ar-SA"/>
              </w:rPr>
              <w:t>Mô tả</w:t>
            </w:r>
            <w:bookmarkEnd w:id="11"/>
            <w:bookmarkEnd w:id="12"/>
            <w:bookmarkEnd w:id="13"/>
            <w:bookmarkEnd w:id="14"/>
            <w:bookmarkEnd w:id="15"/>
          </w:p>
        </w:tc>
        <w:tc>
          <w:tcPr>
            <w:tcW w:w="1904" w:type="pct"/>
            <w:shd w:val="clear" w:color="auto" w:fill="auto"/>
            <w:vAlign w:val="center"/>
          </w:tcPr>
          <w:p w:rsidR="00220C69" w:rsidRPr="00220C69" w:rsidRDefault="00220C69" w:rsidP="00220C69">
            <w:pPr>
              <w:keepNext/>
              <w:tabs>
                <w:tab w:val="left" w:pos="1080"/>
                <w:tab w:val="left" w:pos="1440"/>
              </w:tabs>
              <w:suppressAutoHyphens/>
              <w:jc w:val="center"/>
              <w:outlineLvl w:val="1"/>
              <w:rPr>
                <w:rFonts w:ascii="Times New Roman" w:hAnsi="Times New Roman"/>
                <w:noProof w:val="0"/>
                <w:sz w:val="26"/>
                <w:szCs w:val="26"/>
                <w:lang w:eastAsia="ar-SA"/>
              </w:rPr>
            </w:pPr>
            <w:bookmarkStart w:id="16" w:name="_Toc448859199"/>
            <w:bookmarkStart w:id="17" w:name="_Toc451323609"/>
            <w:bookmarkStart w:id="18" w:name="_Toc452452442"/>
            <w:bookmarkStart w:id="19" w:name="_Toc529643269"/>
            <w:bookmarkStart w:id="20" w:name="_Toc529706785"/>
            <w:r w:rsidRPr="00220C69">
              <w:rPr>
                <w:rFonts w:ascii="Times New Roman" w:hAnsi="Times New Roman"/>
                <w:noProof w:val="0"/>
                <w:sz w:val="26"/>
                <w:szCs w:val="26"/>
                <w:lang w:eastAsia="ar-SA"/>
              </w:rPr>
              <w:t>Yêu cầu</w:t>
            </w:r>
            <w:bookmarkEnd w:id="16"/>
            <w:bookmarkEnd w:id="17"/>
            <w:bookmarkEnd w:id="18"/>
            <w:bookmarkEnd w:id="19"/>
            <w:bookmarkEnd w:id="20"/>
          </w:p>
        </w:tc>
        <w:tc>
          <w:tcPr>
            <w:tcW w:w="604" w:type="pct"/>
            <w:gridSpan w:val="2"/>
            <w:shd w:val="clear" w:color="auto" w:fill="auto"/>
            <w:vAlign w:val="center"/>
          </w:tcPr>
          <w:p w:rsidR="00220C69" w:rsidRPr="00220C69" w:rsidRDefault="00220C69" w:rsidP="00220C69">
            <w:pPr>
              <w:keepNext/>
              <w:tabs>
                <w:tab w:val="left" w:pos="1080"/>
                <w:tab w:val="left" w:pos="1440"/>
              </w:tabs>
              <w:suppressAutoHyphens/>
              <w:ind w:left="-109" w:right="-90"/>
              <w:jc w:val="center"/>
              <w:outlineLvl w:val="1"/>
              <w:rPr>
                <w:rFonts w:ascii="Times New Roman" w:hAnsi="Times New Roman"/>
                <w:noProof w:val="0"/>
                <w:sz w:val="26"/>
                <w:szCs w:val="26"/>
                <w:lang w:eastAsia="ar-SA"/>
              </w:rPr>
            </w:pPr>
            <w:bookmarkStart w:id="21" w:name="_Toc448859200"/>
            <w:bookmarkStart w:id="22" w:name="_Toc451323610"/>
            <w:bookmarkStart w:id="23" w:name="_Toc452452443"/>
            <w:bookmarkStart w:id="24" w:name="_Toc529643270"/>
            <w:bookmarkStart w:id="25" w:name="_Toc529706786"/>
            <w:r w:rsidRPr="00220C69">
              <w:rPr>
                <w:rFonts w:ascii="Times New Roman" w:hAnsi="Times New Roman"/>
                <w:noProof w:val="0"/>
                <w:sz w:val="26"/>
                <w:szCs w:val="26"/>
                <w:lang w:eastAsia="ar-SA"/>
              </w:rPr>
              <w:t>Chào thầu</w:t>
            </w:r>
            <w:bookmarkEnd w:id="21"/>
            <w:bookmarkEnd w:id="22"/>
            <w:bookmarkEnd w:id="23"/>
            <w:bookmarkEnd w:id="24"/>
            <w:bookmarkEnd w:id="25"/>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w:t>
            </w:r>
          </w:p>
        </w:tc>
        <w:tc>
          <w:tcPr>
            <w:tcW w:w="1608" w:type="pct"/>
            <w:shd w:val="clear" w:color="auto" w:fill="auto"/>
          </w:tcPr>
          <w:p w:rsidR="00220C69" w:rsidRPr="00220C69" w:rsidRDefault="00220C69" w:rsidP="00220C69">
            <w:pPr>
              <w:tabs>
                <w:tab w:val="left" w:pos="1080"/>
              </w:tabs>
              <w:suppressAutoHyphens/>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Tên nhà sản xuất</w:t>
            </w:r>
          </w:p>
        </w:tc>
        <w:tc>
          <w:tcPr>
            <w:tcW w:w="1904" w:type="pct"/>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color w:val="000000"/>
                <w:sz w:val="26"/>
                <w:szCs w:val="26"/>
                <w:lang w:eastAsia="ar-SA"/>
              </w:rPr>
              <w:t>Khai báo</w:t>
            </w:r>
          </w:p>
        </w:tc>
        <w:tc>
          <w:tcPr>
            <w:tcW w:w="604" w:type="pct"/>
            <w:gridSpan w:val="2"/>
            <w:shd w:val="clear" w:color="auto" w:fill="auto"/>
          </w:tcPr>
          <w:p w:rsidR="00220C69" w:rsidRPr="00220C69" w:rsidRDefault="00220C69" w:rsidP="00220C69">
            <w:pPr>
              <w:keepNext/>
              <w:tabs>
                <w:tab w:val="left" w:pos="1440"/>
              </w:tabs>
              <w:suppressAutoHyphens/>
              <w:overflowPunct w:val="0"/>
              <w:ind w:left="-109" w:right="-90"/>
              <w:jc w:val="center"/>
              <w:textAlignment w:val="baseline"/>
              <w:outlineLvl w:val="7"/>
              <w:rPr>
                <w:rFonts w:ascii="Arial" w:hAnsi="Arial" w:cs="Arial"/>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2</w:t>
            </w:r>
          </w:p>
        </w:tc>
        <w:tc>
          <w:tcPr>
            <w:tcW w:w="1608" w:type="pct"/>
            <w:shd w:val="clear" w:color="auto" w:fill="auto"/>
          </w:tcPr>
          <w:p w:rsidR="00220C69" w:rsidRPr="00220C69" w:rsidRDefault="00220C69" w:rsidP="00220C69">
            <w:pPr>
              <w:tabs>
                <w:tab w:val="left" w:pos="108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Xuất xứ</w:t>
            </w:r>
          </w:p>
        </w:tc>
        <w:tc>
          <w:tcPr>
            <w:tcW w:w="1904" w:type="pct"/>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color w:val="000000"/>
                <w:sz w:val="26"/>
                <w:szCs w:val="26"/>
                <w:lang w:eastAsia="ar-SA"/>
              </w:rPr>
              <w:t>Khai báo</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3</w:t>
            </w:r>
          </w:p>
        </w:tc>
        <w:tc>
          <w:tcPr>
            <w:tcW w:w="1608" w:type="pct"/>
            <w:shd w:val="clear" w:color="auto" w:fill="auto"/>
          </w:tcPr>
          <w:p w:rsidR="00220C69" w:rsidRPr="00220C69" w:rsidRDefault="00220C69" w:rsidP="00220C69">
            <w:pPr>
              <w:tabs>
                <w:tab w:val="left" w:pos="1080"/>
              </w:tabs>
              <w:suppressAutoHyphens/>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Mã hiệu</w:t>
            </w:r>
          </w:p>
        </w:tc>
        <w:tc>
          <w:tcPr>
            <w:tcW w:w="1904" w:type="pct"/>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color w:val="000000"/>
                <w:sz w:val="26"/>
                <w:szCs w:val="26"/>
                <w:lang w:eastAsia="ar-SA"/>
              </w:rPr>
              <w:t>Khai báo</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color w:val="000000"/>
                <w:sz w:val="26"/>
                <w:szCs w:val="26"/>
                <w:lang w:eastAsia="ar-SA"/>
              </w:rPr>
              <w:t>Khai báo</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4</w:t>
            </w:r>
          </w:p>
        </w:tc>
        <w:tc>
          <w:tcPr>
            <w:tcW w:w="1608" w:type="pct"/>
            <w:shd w:val="clear" w:color="auto" w:fill="auto"/>
          </w:tcPr>
          <w:p w:rsidR="00220C69" w:rsidRPr="00220C69" w:rsidRDefault="00220C69" w:rsidP="00220C69">
            <w:pPr>
              <w:tabs>
                <w:tab w:val="left" w:pos="108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Website nhà sản xuất</w:t>
            </w:r>
          </w:p>
        </w:tc>
        <w:tc>
          <w:tcPr>
            <w:tcW w:w="1904" w:type="pct"/>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color w:val="000000"/>
                <w:sz w:val="26"/>
                <w:szCs w:val="26"/>
                <w:lang w:eastAsia="ar-SA"/>
              </w:rPr>
              <w:t>Khai báo</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5</w:t>
            </w:r>
          </w:p>
        </w:tc>
        <w:tc>
          <w:tcPr>
            <w:tcW w:w="1608" w:type="pct"/>
            <w:shd w:val="clear" w:color="auto" w:fill="auto"/>
          </w:tcPr>
          <w:p w:rsidR="00220C69" w:rsidRPr="00220C69" w:rsidRDefault="00220C69" w:rsidP="00220C69">
            <w:pPr>
              <w:tabs>
                <w:tab w:val="left" w:pos="1080"/>
              </w:tabs>
              <w:suppressAutoHyphens/>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Tiêu chuẩn quản lý chất lượng</w:t>
            </w:r>
          </w:p>
        </w:tc>
        <w:tc>
          <w:tcPr>
            <w:tcW w:w="1904" w:type="pct"/>
            <w:shd w:val="clear" w:color="auto" w:fill="auto"/>
          </w:tcPr>
          <w:p w:rsidR="00220C69" w:rsidRPr="00220C69" w:rsidRDefault="00220C69" w:rsidP="00220C69">
            <w:pPr>
              <w:numPr>
                <w:ilvl w:val="12"/>
                <w:numId w:val="0"/>
              </w:numPr>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color w:val="000000"/>
                <w:sz w:val="26"/>
                <w:szCs w:val="26"/>
                <w:lang w:eastAsia="ar-SA"/>
              </w:rPr>
              <w:t>ISO 9000</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6</w:t>
            </w:r>
          </w:p>
        </w:tc>
        <w:tc>
          <w:tcPr>
            <w:tcW w:w="1608" w:type="pct"/>
            <w:shd w:val="clear" w:color="auto" w:fill="auto"/>
          </w:tcPr>
          <w:p w:rsidR="00220C69" w:rsidRPr="00220C69" w:rsidRDefault="00220C69" w:rsidP="00220C69">
            <w:pPr>
              <w:numPr>
                <w:ilvl w:val="12"/>
                <w:numId w:val="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Tiêu chuẩn áp dụng</w:t>
            </w:r>
          </w:p>
        </w:tc>
        <w:tc>
          <w:tcPr>
            <w:tcW w:w="1904" w:type="pct"/>
            <w:shd w:val="clear" w:color="auto" w:fill="auto"/>
          </w:tcPr>
          <w:p w:rsidR="00220C69" w:rsidRPr="00220C69" w:rsidRDefault="00220C69" w:rsidP="00220C69">
            <w:pPr>
              <w:numPr>
                <w:ilvl w:val="12"/>
                <w:numId w:val="0"/>
              </w:numPr>
              <w:suppressAutoHyphens/>
              <w:jc w:val="center"/>
              <w:rPr>
                <w:rFonts w:ascii="Times New Roman" w:hAnsi="Times New Roman"/>
                <w:b w:val="0"/>
                <w:noProof w:val="0"/>
                <w:sz w:val="26"/>
                <w:szCs w:val="26"/>
                <w:lang w:eastAsia="ar-SA"/>
              </w:rPr>
            </w:pPr>
            <w:r w:rsidRPr="00220C69">
              <w:rPr>
                <w:rFonts w:ascii="Times New Roman" w:hAnsi="Times New Roman"/>
                <w:b w:val="0"/>
                <w:noProof w:val="0"/>
                <w:sz w:val="26"/>
                <w:szCs w:val="26"/>
                <w:lang w:eastAsia="ar-SA"/>
              </w:rPr>
              <w:t>AS 1154.1 và TCVN 3624-81</w:t>
            </w:r>
          </w:p>
          <w:p w:rsidR="00220C69" w:rsidRPr="00220C69" w:rsidRDefault="00220C69" w:rsidP="00220C69">
            <w:pPr>
              <w:numPr>
                <w:ilvl w:val="12"/>
                <w:numId w:val="0"/>
              </w:num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hoặc tương đương</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lastRenderedPageBreak/>
              <w:t>7</w:t>
            </w:r>
          </w:p>
        </w:tc>
        <w:tc>
          <w:tcPr>
            <w:tcW w:w="1608" w:type="pct"/>
            <w:shd w:val="clear" w:color="auto" w:fill="auto"/>
          </w:tcPr>
          <w:p w:rsidR="00220C69" w:rsidRPr="00220C69" w:rsidRDefault="00220C69" w:rsidP="00220C69">
            <w:pPr>
              <w:tabs>
                <w:tab w:val="left" w:pos="108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Loại</w:t>
            </w:r>
          </w:p>
        </w:tc>
        <w:tc>
          <w:tcPr>
            <w:tcW w:w="1904" w:type="pct"/>
            <w:shd w:val="clear" w:color="auto" w:fill="auto"/>
          </w:tcPr>
          <w:p w:rsidR="00220C69" w:rsidRPr="00220C69" w:rsidRDefault="00220C69" w:rsidP="00220C69">
            <w:pPr>
              <w:tabs>
                <w:tab w:val="left" w:pos="1080"/>
              </w:tabs>
              <w:suppressAutoHyphens/>
              <w:jc w:val="both"/>
              <w:rPr>
                <w:rFonts w:ascii="Times New Roman" w:hAnsi="Times New Roman"/>
                <w:b w:val="0"/>
                <w:bCs w:val="0"/>
                <w:noProof w:val="0"/>
                <w:color w:val="000000"/>
                <w:sz w:val="26"/>
                <w:szCs w:val="26"/>
                <w:lang w:eastAsia="ar-SA"/>
              </w:rPr>
            </w:pPr>
            <w:r w:rsidRPr="00220C69">
              <w:rPr>
                <w:rFonts w:ascii="Times New Roman" w:hAnsi="Times New Roman"/>
                <w:b w:val="0"/>
                <w:bCs w:val="0"/>
                <w:noProof w:val="0"/>
                <w:sz w:val="26"/>
                <w:szCs w:val="26"/>
                <w:lang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8</w:t>
            </w:r>
          </w:p>
        </w:tc>
        <w:tc>
          <w:tcPr>
            <w:tcW w:w="1608" w:type="pct"/>
            <w:shd w:val="clear" w:color="auto" w:fill="auto"/>
          </w:tcPr>
          <w:p w:rsidR="00220C69" w:rsidRPr="00220C69" w:rsidRDefault="00220C69" w:rsidP="00220C69">
            <w:pPr>
              <w:tabs>
                <w:tab w:val="left" w:pos="108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Loại đai ép cho ống nối </w:t>
            </w:r>
          </w:p>
        </w:tc>
        <w:tc>
          <w:tcPr>
            <w:tcW w:w="1904" w:type="pct"/>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color w:val="000000"/>
                <w:sz w:val="26"/>
                <w:szCs w:val="26"/>
                <w:lang w:eastAsia="ar-SA"/>
              </w:rPr>
            </w:pPr>
            <w:r w:rsidRPr="00220C69">
              <w:rPr>
                <w:rFonts w:ascii="Times New Roman" w:hAnsi="Times New Roman"/>
                <w:b w:val="0"/>
                <w:bCs w:val="0"/>
                <w:noProof w:val="0"/>
                <w:sz w:val="26"/>
                <w:szCs w:val="26"/>
                <w:lang w:eastAsia="ar-SA"/>
              </w:rPr>
              <w:t>Loại lục giác.</w:t>
            </w:r>
          </w:p>
        </w:tc>
        <w:tc>
          <w:tcPr>
            <w:tcW w:w="604" w:type="pct"/>
            <w:gridSpan w:val="2"/>
            <w:shd w:val="clear" w:color="auto" w:fill="auto"/>
          </w:tcPr>
          <w:p w:rsidR="00220C69" w:rsidRPr="00220C69" w:rsidRDefault="00220C69" w:rsidP="00220C69">
            <w:pPr>
              <w:tabs>
                <w:tab w:val="left" w:pos="1080"/>
              </w:tabs>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9</w:t>
            </w:r>
          </w:p>
        </w:tc>
        <w:tc>
          <w:tcPr>
            <w:tcW w:w="1608" w:type="pct"/>
            <w:shd w:val="clear" w:color="auto" w:fill="auto"/>
          </w:tcPr>
          <w:p w:rsidR="00220C69" w:rsidRPr="00220C69" w:rsidRDefault="00220C69" w:rsidP="00220C69">
            <w:p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Tiết diện của dây dẫn [mm</w:t>
            </w:r>
            <w:r w:rsidRPr="00220C69">
              <w:rPr>
                <w:rFonts w:ascii="Times New Roman" w:hAnsi="Times New Roman"/>
                <w:b w:val="0"/>
                <w:bCs w:val="0"/>
                <w:noProof w:val="0"/>
                <w:sz w:val="26"/>
                <w:szCs w:val="26"/>
                <w:vertAlign w:val="superscript"/>
                <w:lang w:eastAsia="ar-SA"/>
              </w:rPr>
              <w:t>2</w:t>
            </w:r>
            <w:r w:rsidRPr="00220C69">
              <w:rPr>
                <w:rFonts w:ascii="Times New Roman" w:hAnsi="Times New Roman"/>
                <w:b w:val="0"/>
                <w:bCs w:val="0"/>
                <w:noProof w:val="0"/>
                <w:sz w:val="26"/>
                <w:szCs w:val="26"/>
                <w:lang w:eastAsia="ar-SA"/>
              </w:rPr>
              <w:t>]</w:t>
            </w:r>
          </w:p>
        </w:tc>
        <w:tc>
          <w:tcPr>
            <w:tcW w:w="1904" w:type="pct"/>
            <w:shd w:val="clear" w:color="auto" w:fill="auto"/>
          </w:tcPr>
          <w:p w:rsidR="00220C69" w:rsidRPr="00220C69" w:rsidRDefault="00220C69" w:rsidP="00220C69">
            <w:pPr>
              <w:suppressAutoHyphens/>
              <w:jc w:val="center"/>
              <w:outlineLvl w:val="4"/>
              <w:rPr>
                <w:rFonts w:ascii="Times New Roman" w:hAnsi="Times New Roman"/>
                <w:b w:val="0"/>
                <w:i/>
                <w:iCs/>
                <w:noProof w:val="0"/>
                <w:sz w:val="26"/>
                <w:szCs w:val="26"/>
                <w:lang w:eastAsia="ar-SA"/>
              </w:rPr>
            </w:pPr>
            <w:r w:rsidRPr="00220C69">
              <w:rPr>
                <w:rFonts w:ascii="Times New Roman" w:hAnsi="Times New Roman"/>
                <w:b w:val="0"/>
                <w:i/>
                <w:iCs/>
                <w:noProof w:val="0"/>
                <w:sz w:val="26"/>
                <w:szCs w:val="26"/>
                <w:lang w:eastAsia="ar-SA"/>
              </w:rPr>
              <w:t>Nhôm  / Thép</w:t>
            </w:r>
          </w:p>
        </w:tc>
        <w:tc>
          <w:tcPr>
            <w:tcW w:w="604" w:type="pct"/>
            <w:gridSpan w:val="2"/>
            <w:shd w:val="clear" w:color="auto" w:fill="auto"/>
          </w:tcPr>
          <w:p w:rsidR="00220C69" w:rsidRPr="00220C69" w:rsidRDefault="00220C69" w:rsidP="00220C69">
            <w:pPr>
              <w:tabs>
                <w:tab w:val="left" w:pos="1080"/>
              </w:tabs>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ACSR-120/19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ACSR-240/19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150/19</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10</w:t>
            </w:r>
          </w:p>
        </w:tc>
        <w:tc>
          <w:tcPr>
            <w:tcW w:w="1608" w:type="pct"/>
            <w:shd w:val="clear" w:color="auto" w:fill="auto"/>
          </w:tcPr>
          <w:p w:rsidR="00220C69" w:rsidRPr="00220C69" w:rsidRDefault="00220C69" w:rsidP="00220C69">
            <w:pPr>
              <w:tabs>
                <w:tab w:val="center" w:pos="4320"/>
                <w:tab w:val="right" w:pos="864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Đường kính của dây dẫn [mm] </w:t>
            </w:r>
          </w:p>
        </w:tc>
        <w:tc>
          <w:tcPr>
            <w:tcW w:w="1904" w:type="pct"/>
            <w:shd w:val="clear" w:color="auto" w:fill="auto"/>
          </w:tcPr>
          <w:p w:rsidR="00220C69" w:rsidRPr="00220C69" w:rsidRDefault="00220C69" w:rsidP="00220C69">
            <w:pPr>
              <w:suppressAutoHyphens/>
              <w:jc w:val="center"/>
              <w:outlineLvl w:val="4"/>
              <w:rPr>
                <w:rFonts w:ascii="Times New Roman" w:hAnsi="Times New Roman"/>
                <w:i/>
                <w:iCs/>
                <w:noProof w:val="0"/>
                <w:sz w:val="26"/>
                <w:szCs w:val="26"/>
                <w:lang w:eastAsia="ar-SA"/>
              </w:rPr>
            </w:pPr>
            <w:r w:rsidRPr="00220C69">
              <w:rPr>
                <w:rFonts w:ascii="Times New Roman" w:hAnsi="Times New Roman"/>
                <w:b w:val="0"/>
                <w:i/>
                <w:iCs/>
                <w:noProof w:val="0"/>
                <w:sz w:val="26"/>
                <w:szCs w:val="26"/>
                <w:lang w:eastAsia="ar-SA"/>
              </w:rPr>
              <w:t>Nhôm  / Thép</w:t>
            </w:r>
          </w:p>
        </w:tc>
        <w:tc>
          <w:tcPr>
            <w:tcW w:w="604" w:type="pct"/>
            <w:gridSpan w:val="2"/>
            <w:shd w:val="clear" w:color="auto" w:fill="auto"/>
          </w:tcPr>
          <w:p w:rsidR="00220C69" w:rsidRPr="00220C69" w:rsidRDefault="00220C69" w:rsidP="00220C69">
            <w:pPr>
              <w:numPr>
                <w:ilvl w:val="12"/>
                <w:numId w:val="0"/>
              </w:num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ACSR-120/19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ACSR-240/19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16.8/5.6</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11</w:t>
            </w:r>
          </w:p>
        </w:tc>
        <w:tc>
          <w:tcPr>
            <w:tcW w:w="1608" w:type="pct"/>
            <w:shd w:val="clear" w:color="auto" w:fill="auto"/>
          </w:tcPr>
          <w:p w:rsidR="00220C69" w:rsidRPr="00220C69" w:rsidRDefault="00220C69" w:rsidP="00220C69">
            <w:pPr>
              <w:tabs>
                <w:tab w:val="center" w:pos="4320"/>
                <w:tab w:val="right" w:pos="864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Đường kính trong của ống nhôm [mm] </w:t>
            </w:r>
          </w:p>
        </w:tc>
        <w:tc>
          <w:tcPr>
            <w:tcW w:w="1904" w:type="pct"/>
            <w:shd w:val="clear" w:color="auto" w:fill="auto"/>
          </w:tcPr>
          <w:p w:rsidR="00220C69" w:rsidRPr="00220C69" w:rsidRDefault="00220C69" w:rsidP="00220C69">
            <w:pPr>
              <w:jc w:val="center"/>
              <w:rPr>
                <w:rFonts w:ascii="Times New Roman" w:hAnsi="Times New Roman"/>
                <w:b w:val="0"/>
                <w:bCs w:val="0"/>
                <w:noProof w:val="0"/>
                <w:snapToGrid w:val="0"/>
                <w:sz w:val="26"/>
                <w:szCs w:val="26"/>
                <w:lang w:val="en-GB"/>
              </w:rPr>
            </w:pP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ACSR-120/19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ACSR-240/19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17.80 </w:t>
            </w:r>
            <w:r w:rsidRPr="00220C69">
              <w:rPr>
                <w:rFonts w:ascii="Times New Roman" w:hAnsi="Times New Roman"/>
                <w:b w:val="0"/>
                <w:bCs w:val="0"/>
                <w:noProof w:val="0"/>
                <w:sz w:val="26"/>
                <w:szCs w:val="26"/>
                <w:lang w:eastAsia="ar-SA"/>
              </w:rPr>
              <w:sym w:font="Symbol" w:char="F0B8"/>
            </w:r>
            <w:r w:rsidRPr="00220C69">
              <w:rPr>
                <w:rFonts w:ascii="Times New Roman" w:hAnsi="Times New Roman"/>
                <w:b w:val="0"/>
                <w:bCs w:val="0"/>
                <w:noProof w:val="0"/>
                <w:sz w:val="26"/>
                <w:szCs w:val="26"/>
                <w:lang w:eastAsia="ar-SA"/>
              </w:rPr>
              <w:t xml:space="preserve"> 19.00</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12</w:t>
            </w:r>
          </w:p>
        </w:tc>
        <w:tc>
          <w:tcPr>
            <w:tcW w:w="1608" w:type="pct"/>
            <w:shd w:val="clear" w:color="auto" w:fill="auto"/>
          </w:tcPr>
          <w:p w:rsidR="00220C69" w:rsidRPr="00220C69" w:rsidRDefault="00220C69" w:rsidP="00220C69">
            <w:pPr>
              <w:tabs>
                <w:tab w:val="center" w:pos="4320"/>
                <w:tab w:val="right" w:pos="864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Đường kính trong của ống thép [mm] </w:t>
            </w:r>
          </w:p>
        </w:tc>
        <w:tc>
          <w:tcPr>
            <w:tcW w:w="1904" w:type="pct"/>
            <w:shd w:val="clear" w:color="auto" w:fill="auto"/>
          </w:tcPr>
          <w:p w:rsidR="00220C69" w:rsidRPr="00220C69" w:rsidRDefault="00220C69" w:rsidP="00220C69">
            <w:pPr>
              <w:jc w:val="center"/>
              <w:rPr>
                <w:rFonts w:ascii="Times New Roman" w:hAnsi="Times New Roman"/>
                <w:b w:val="0"/>
                <w:bCs w:val="0"/>
                <w:noProof w:val="0"/>
                <w:snapToGrid w:val="0"/>
                <w:sz w:val="26"/>
                <w:szCs w:val="26"/>
                <w:lang w:val="en-GB"/>
              </w:rPr>
            </w:pP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ACSR-120/19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ACSR-240/19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 xml:space="preserve">5.90 </w:t>
            </w:r>
            <w:r w:rsidRPr="00220C69">
              <w:rPr>
                <w:rFonts w:ascii="Times New Roman" w:hAnsi="Times New Roman"/>
                <w:b w:val="0"/>
                <w:bCs w:val="0"/>
                <w:noProof w:val="0"/>
                <w:sz w:val="26"/>
                <w:szCs w:val="26"/>
                <w:lang w:eastAsia="ar-SA"/>
              </w:rPr>
              <w:sym w:font="Symbol" w:char="F0B8"/>
            </w:r>
            <w:r w:rsidRPr="00220C69">
              <w:rPr>
                <w:rFonts w:ascii="Times New Roman" w:hAnsi="Times New Roman"/>
                <w:b w:val="0"/>
                <w:bCs w:val="0"/>
                <w:noProof w:val="0"/>
                <w:sz w:val="26"/>
                <w:szCs w:val="26"/>
                <w:lang w:eastAsia="ar-SA"/>
              </w:rPr>
              <w:t xml:space="preserve"> 6.60</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13</w:t>
            </w:r>
          </w:p>
        </w:tc>
        <w:tc>
          <w:tcPr>
            <w:tcW w:w="1608" w:type="pct"/>
            <w:shd w:val="clear" w:color="auto" w:fill="auto"/>
          </w:tcPr>
          <w:p w:rsidR="00220C69" w:rsidRPr="00220C69" w:rsidRDefault="00220C69" w:rsidP="00220C69">
            <w:pPr>
              <w:tabs>
                <w:tab w:val="center" w:pos="4320"/>
                <w:tab w:val="right" w:pos="8640"/>
              </w:tabs>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Lực kéo đứt tối thiểu của dây dẫn ACSR [N]</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jc w:val="center"/>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ACSR-120/19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ACSR-150/19</w:t>
            </w:r>
          </w:p>
          <w:p w:rsidR="00220C69" w:rsidRPr="00220C69" w:rsidRDefault="00220C69" w:rsidP="00220C69">
            <w:pPr>
              <w:numPr>
                <w:ilvl w:val="0"/>
                <w:numId w:val="20"/>
              </w:num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ACSR-240/19</w:t>
            </w:r>
          </w:p>
        </w:tc>
        <w:tc>
          <w:tcPr>
            <w:tcW w:w="1904" w:type="pct"/>
            <w:shd w:val="clear" w:color="auto" w:fill="auto"/>
          </w:tcPr>
          <w:p w:rsidR="00220C69" w:rsidRPr="00220C69" w:rsidRDefault="00220C69" w:rsidP="00220C69">
            <w:pPr>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46307</w:t>
            </w:r>
          </w:p>
        </w:tc>
        <w:tc>
          <w:tcPr>
            <w:tcW w:w="604" w:type="pct"/>
            <w:gridSpan w:val="2"/>
            <w:shd w:val="clear" w:color="auto" w:fill="auto"/>
          </w:tcPr>
          <w:p w:rsidR="00220C69" w:rsidRPr="00220C69" w:rsidRDefault="00220C69" w:rsidP="00220C69">
            <w:pPr>
              <w:suppressAutoHyphens/>
              <w:ind w:left="-109" w:right="-90"/>
              <w:jc w:val="center"/>
              <w:rPr>
                <w:rFonts w:ascii="Times New Roman" w:hAnsi="Times New Roman"/>
                <w:b w:val="0"/>
                <w:bCs w:val="0"/>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14</w:t>
            </w:r>
          </w:p>
        </w:tc>
        <w:tc>
          <w:tcPr>
            <w:tcW w:w="1608" w:type="pct"/>
            <w:shd w:val="clear" w:color="auto" w:fill="auto"/>
          </w:tcPr>
          <w:p w:rsidR="00220C69" w:rsidRPr="00220C69" w:rsidRDefault="00220C69" w:rsidP="00220C69">
            <w:p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Lực kéo cơ học yêu cầu</w:t>
            </w:r>
          </w:p>
          <w:p w:rsidR="00220C69" w:rsidRPr="00220C69" w:rsidRDefault="00220C69" w:rsidP="00220C69">
            <w:pPr>
              <w:suppressAutoHyphens/>
              <w:jc w:val="both"/>
              <w:rPr>
                <w:rFonts w:ascii="Times New Roman" w:hAnsi="Times New Roman"/>
                <w:b w:val="0"/>
                <w:bCs w:val="0"/>
                <w:noProof w:val="0"/>
                <w:sz w:val="26"/>
                <w:szCs w:val="26"/>
                <w:lang w:eastAsia="ar-SA"/>
              </w:rPr>
            </w:pPr>
          </w:p>
        </w:tc>
        <w:tc>
          <w:tcPr>
            <w:tcW w:w="1904" w:type="pct"/>
            <w:shd w:val="clear" w:color="auto" w:fill="auto"/>
          </w:tcPr>
          <w:p w:rsidR="00220C69" w:rsidRPr="00220C69" w:rsidRDefault="00220C69" w:rsidP="00220C69">
            <w:pPr>
              <w:jc w:val="both"/>
              <w:rPr>
                <w:rFonts w:ascii="Times New Roman" w:hAnsi="Times New Roman"/>
                <w:b w:val="0"/>
                <w:bCs w:val="0"/>
                <w:noProof w:val="0"/>
                <w:sz w:val="26"/>
                <w:szCs w:val="26"/>
                <w:lang w:eastAsia="ar-SA"/>
              </w:rPr>
            </w:pPr>
            <w:r w:rsidRPr="00220C69">
              <w:rPr>
                <w:rFonts w:ascii="Times New Roman" w:hAnsi="Times New Roman"/>
                <w:b w:val="0"/>
                <w:bCs w:val="0"/>
                <w:noProof w:val="0"/>
                <w:color w:val="000000"/>
                <w:sz w:val="26"/>
                <w:szCs w:val="26"/>
                <w:lang w:eastAsia="ar-SA"/>
              </w:rPr>
              <w:t xml:space="preserve">Lực kéo đứt </w:t>
            </w:r>
            <w:r w:rsidRPr="00220C69">
              <w:rPr>
                <w:rFonts w:ascii="Times New Roman" w:hAnsi="Times New Roman"/>
                <w:b w:val="0"/>
                <w:bCs w:val="0"/>
                <w:noProof w:val="0"/>
                <w:sz w:val="26"/>
                <w:szCs w:val="26"/>
                <w:lang w:eastAsia="ar-SA"/>
              </w:rPr>
              <w:t>của ống nối sau khi ép không nhỏ hơn 90% lực kéo đứt của dây dẫn.</w:t>
            </w:r>
          </w:p>
        </w:tc>
        <w:tc>
          <w:tcPr>
            <w:tcW w:w="604" w:type="pct"/>
            <w:gridSpan w:val="2"/>
            <w:shd w:val="clear" w:color="auto" w:fill="auto"/>
          </w:tcPr>
          <w:p w:rsidR="00220C69" w:rsidRPr="00220C69" w:rsidRDefault="00220C69" w:rsidP="00220C69">
            <w:pPr>
              <w:keepNext/>
              <w:tabs>
                <w:tab w:val="left" w:pos="1440"/>
              </w:tabs>
              <w:suppressAutoHyphens/>
              <w:overflowPunct w:val="0"/>
              <w:ind w:left="-109" w:right="-90"/>
              <w:jc w:val="center"/>
              <w:textAlignment w:val="baseline"/>
              <w:outlineLvl w:val="7"/>
              <w:rPr>
                <w:rFonts w:ascii="Arial" w:hAnsi="Arial" w:cs="Arial"/>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numPr>
                <w:ilvl w:val="0"/>
                <w:numId w:val="21"/>
              </w:numPr>
              <w:tabs>
                <w:tab w:val="left" w:pos="1080"/>
              </w:tabs>
              <w:suppressAutoHyphens/>
              <w:jc w:val="right"/>
              <w:rPr>
                <w:rFonts w:ascii="Times New Roman" w:hAnsi="Times New Roman"/>
                <w:b w:val="0"/>
                <w:bCs w:val="0"/>
                <w:noProof w:val="0"/>
                <w:sz w:val="26"/>
                <w:szCs w:val="26"/>
                <w:lang w:eastAsia="ar-SA"/>
              </w:rPr>
            </w:pPr>
          </w:p>
        </w:tc>
        <w:tc>
          <w:tcPr>
            <w:tcW w:w="1608" w:type="pct"/>
            <w:shd w:val="clear" w:color="auto" w:fill="auto"/>
          </w:tcPr>
          <w:p w:rsidR="00220C69" w:rsidRPr="00220C69" w:rsidRDefault="00220C69" w:rsidP="00220C69">
            <w:pPr>
              <w:suppressAutoHyphens/>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Điện trở của ống nối sau khi ép (*)</w:t>
            </w:r>
          </w:p>
        </w:tc>
        <w:tc>
          <w:tcPr>
            <w:tcW w:w="1904" w:type="pct"/>
            <w:shd w:val="clear" w:color="auto" w:fill="auto"/>
          </w:tcPr>
          <w:p w:rsidR="00220C69" w:rsidRPr="00220C69" w:rsidRDefault="00220C69" w:rsidP="00220C69">
            <w:p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Không vượt quá 120% của dây dẫn có chiều dài tương đương</w:t>
            </w:r>
          </w:p>
        </w:tc>
        <w:tc>
          <w:tcPr>
            <w:tcW w:w="604" w:type="pct"/>
            <w:gridSpan w:val="2"/>
            <w:shd w:val="clear" w:color="auto" w:fill="auto"/>
          </w:tcPr>
          <w:p w:rsidR="00220C69" w:rsidRPr="00220C69" w:rsidRDefault="00220C69" w:rsidP="00220C69">
            <w:pPr>
              <w:keepNext/>
              <w:tabs>
                <w:tab w:val="left" w:pos="1440"/>
              </w:tabs>
              <w:suppressAutoHyphens/>
              <w:overflowPunct w:val="0"/>
              <w:ind w:left="-109" w:right="-90"/>
              <w:jc w:val="center"/>
              <w:textAlignment w:val="baseline"/>
              <w:outlineLvl w:val="7"/>
              <w:rPr>
                <w:rFonts w:ascii="Arial" w:hAnsi="Arial" w:cs="Arial"/>
                <w:noProof w:val="0"/>
                <w:sz w:val="26"/>
                <w:szCs w:val="26"/>
                <w:lang w:eastAsia="ar-SA"/>
              </w:rPr>
            </w:pPr>
          </w:p>
        </w:tc>
      </w:tr>
      <w:tr w:rsidR="00220C69" w:rsidRPr="00220C69" w:rsidTr="00220C69">
        <w:trPr>
          <w:gridAfter w:val="4"/>
          <w:wAfter w:w="539" w:type="pct"/>
        </w:trPr>
        <w:tc>
          <w:tcPr>
            <w:tcW w:w="345" w:type="pct"/>
            <w:gridSpan w:val="3"/>
            <w:shd w:val="clear" w:color="auto" w:fill="auto"/>
          </w:tcPr>
          <w:p w:rsidR="00220C69" w:rsidRPr="00220C69" w:rsidRDefault="00220C69" w:rsidP="00220C69">
            <w:pPr>
              <w:tabs>
                <w:tab w:val="left" w:pos="1080"/>
              </w:tabs>
              <w:suppressAutoHyphens/>
              <w:jc w:val="center"/>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15</w:t>
            </w:r>
          </w:p>
        </w:tc>
        <w:tc>
          <w:tcPr>
            <w:tcW w:w="1608" w:type="pct"/>
            <w:shd w:val="clear" w:color="auto" w:fill="auto"/>
          </w:tcPr>
          <w:p w:rsidR="00220C69" w:rsidRPr="00220C69" w:rsidRDefault="00220C69" w:rsidP="00220C69">
            <w:pPr>
              <w:suppressAutoHyphens/>
              <w:jc w:val="both"/>
              <w:rPr>
                <w:rFonts w:ascii="Times New Roman" w:hAnsi="Times New Roman"/>
                <w:b w:val="0"/>
                <w:bCs w:val="0"/>
                <w:noProof w:val="0"/>
                <w:sz w:val="26"/>
                <w:szCs w:val="26"/>
                <w:lang w:eastAsia="ar-SA"/>
              </w:rPr>
            </w:pPr>
            <w:r w:rsidRPr="00220C69">
              <w:rPr>
                <w:rFonts w:ascii="Times New Roman" w:hAnsi="Times New Roman"/>
                <w:b w:val="0"/>
                <w:bCs w:val="0"/>
                <w:noProof w:val="0"/>
                <w:sz w:val="26"/>
                <w:szCs w:val="26"/>
                <w:lang w:eastAsia="ar-SA"/>
              </w:rPr>
              <w:t>Các ký mã hiệu</w:t>
            </w:r>
          </w:p>
          <w:p w:rsidR="00220C69" w:rsidRPr="00220C69" w:rsidRDefault="00220C69" w:rsidP="00220C69">
            <w:pPr>
              <w:suppressAutoHyphens/>
              <w:jc w:val="both"/>
              <w:rPr>
                <w:rFonts w:ascii="Times New Roman" w:hAnsi="Times New Roman"/>
                <w:b w:val="0"/>
                <w:bCs w:val="0"/>
                <w:noProof w:val="0"/>
                <w:sz w:val="26"/>
                <w:szCs w:val="26"/>
                <w:lang w:eastAsia="ar-SA"/>
              </w:rPr>
            </w:pPr>
          </w:p>
        </w:tc>
        <w:tc>
          <w:tcPr>
            <w:tcW w:w="1904" w:type="pct"/>
            <w:shd w:val="clear" w:color="auto" w:fill="auto"/>
          </w:tcPr>
          <w:p w:rsidR="00220C69" w:rsidRPr="00220C69" w:rsidRDefault="00220C69" w:rsidP="00220C69">
            <w:pPr>
              <w:jc w:val="both"/>
              <w:rPr>
                <w:rFonts w:ascii="Times New Roman" w:hAnsi="Times New Roman"/>
                <w:b w:val="0"/>
                <w:bCs w:val="0"/>
                <w:noProof w:val="0"/>
                <w:snapToGrid w:val="0"/>
                <w:sz w:val="26"/>
                <w:szCs w:val="26"/>
                <w:lang w:val="en-GB"/>
              </w:rPr>
            </w:pPr>
            <w:r w:rsidRPr="00220C69">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220C69" w:rsidRPr="00220C69" w:rsidRDefault="00220C69" w:rsidP="00220C69">
            <w:pPr>
              <w:jc w:val="both"/>
              <w:rPr>
                <w:rFonts w:ascii="Times New Roman" w:hAnsi="Times New Roman"/>
                <w:b w:val="0"/>
                <w:bCs w:val="0"/>
                <w:noProof w:val="0"/>
                <w:snapToGrid w:val="0"/>
                <w:sz w:val="26"/>
                <w:szCs w:val="26"/>
                <w:lang w:val="en-GB"/>
              </w:rPr>
            </w:pPr>
            <w:r w:rsidRPr="00220C69">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220C69" w:rsidRPr="00220C69" w:rsidRDefault="00220C69" w:rsidP="00220C69">
            <w:pPr>
              <w:jc w:val="both"/>
              <w:rPr>
                <w:rFonts w:ascii="Times New Roman" w:hAnsi="Times New Roman"/>
                <w:b w:val="0"/>
                <w:bCs w:val="0"/>
                <w:noProof w:val="0"/>
                <w:snapToGrid w:val="0"/>
                <w:sz w:val="26"/>
                <w:szCs w:val="26"/>
                <w:lang w:val="en-GB"/>
              </w:rPr>
            </w:pPr>
            <w:r w:rsidRPr="00220C69">
              <w:rPr>
                <w:rFonts w:ascii="Times New Roman" w:hAnsi="Times New Roman"/>
                <w:b w:val="0"/>
                <w:bCs w:val="0"/>
                <w:noProof w:val="0"/>
                <w:snapToGrid w:val="0"/>
                <w:sz w:val="26"/>
                <w:szCs w:val="26"/>
                <w:lang w:val="en-GB"/>
              </w:rPr>
              <w:t>Có các vị trí ép phải được khắc chìm.</w:t>
            </w:r>
          </w:p>
        </w:tc>
        <w:tc>
          <w:tcPr>
            <w:tcW w:w="604" w:type="pct"/>
            <w:gridSpan w:val="2"/>
            <w:shd w:val="clear" w:color="auto" w:fill="auto"/>
          </w:tcPr>
          <w:p w:rsidR="00220C69" w:rsidRPr="00220C69" w:rsidRDefault="00220C69" w:rsidP="00220C69">
            <w:pPr>
              <w:keepNext/>
              <w:tabs>
                <w:tab w:val="left" w:pos="1440"/>
              </w:tabs>
              <w:suppressAutoHyphens/>
              <w:overflowPunct w:val="0"/>
              <w:ind w:left="-109" w:right="-90"/>
              <w:jc w:val="center"/>
              <w:textAlignment w:val="baseline"/>
              <w:outlineLvl w:val="7"/>
              <w:rPr>
                <w:rFonts w:ascii="Arial" w:hAnsi="Arial" w:cs="Arial"/>
                <w:noProof w:val="0"/>
                <w:sz w:val="26"/>
                <w:szCs w:val="26"/>
                <w:lang w:eastAsia="ar-SA"/>
              </w:rPr>
            </w:pPr>
          </w:p>
        </w:tc>
      </w:tr>
      <w:tr w:rsidR="00220C69" w:rsidRPr="000725FC" w:rsidTr="00220C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Before w:val="1"/>
          <w:wBefore w:w="42" w:type="pct"/>
          <w:trHeight w:val="330"/>
        </w:trPr>
        <w:tc>
          <w:tcPr>
            <w:tcW w:w="141" w:type="pct"/>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bookmarkStart w:id="26" w:name="_GoBack"/>
          </w:p>
        </w:tc>
        <w:tc>
          <w:tcPr>
            <w:tcW w:w="4228" w:type="pct"/>
            <w:gridSpan w:val="4"/>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 xml:space="preserve">Bulon các loại </w:t>
            </w:r>
          </w:p>
          <w:tbl>
            <w:tblPr>
              <w:tblW w:w="8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3882"/>
              <w:gridCol w:w="3688"/>
            </w:tblGrid>
            <w:tr w:rsidR="00220C69" w:rsidRPr="000725FC" w:rsidTr="00220C69">
              <w:trPr>
                <w:trHeight w:val="580"/>
                <w:tblHeader/>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3882"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3688"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rPr>
                <w:trHeight w:val="580"/>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Nhà sản xuất </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80"/>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3882"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Nước sản xuất</w:t>
                  </w:r>
                </w:p>
              </w:tc>
              <w:tc>
                <w:tcPr>
                  <w:tcW w:w="3688"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80"/>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3882"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Mã hiệu</w:t>
                  </w:r>
                </w:p>
              </w:tc>
              <w:tc>
                <w:tcPr>
                  <w:tcW w:w="3688"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737"/>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lượng sản phẩm</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ISO 9000</w:t>
                  </w:r>
                </w:p>
              </w:tc>
            </w:tr>
            <w:tr w:rsidR="00220C69" w:rsidRPr="000725FC" w:rsidTr="00220C69">
              <w:trPr>
                <w:trHeight w:val="710"/>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sản xuất và</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thử nghiệm</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TCVN 1916-95 hoặc tương đương</w:t>
                  </w:r>
                </w:p>
              </w:tc>
            </w:tr>
            <w:tr w:rsidR="00220C69" w:rsidRPr="000725FC" w:rsidTr="00220C69">
              <w:trPr>
                <w:trHeight w:val="350"/>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3882"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Vật liệu</w:t>
                  </w:r>
                </w:p>
              </w:tc>
              <w:tc>
                <w:tcPr>
                  <w:tcW w:w="3688"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Gia công bằng thép CT3, mạ kẽm nhúng nóng ly tâ</w:t>
                  </w:r>
                </w:p>
              </w:tc>
            </w:tr>
            <w:tr w:rsidR="00220C69" w:rsidRPr="000725FC" w:rsidTr="00220C69">
              <w:trPr>
                <w:trHeight w:val="553"/>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7</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Bề mặt bulon, đai ốc phải trơn, nhẵn, không có vết xước và khuyết tật. </w:t>
                  </w:r>
                </w:p>
              </w:tc>
            </w:tr>
            <w:tr w:rsidR="00220C69" w:rsidRPr="000725FC" w:rsidTr="00220C69">
              <w:trPr>
                <w:trHeight w:val="372"/>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8</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Kích thước</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Theo bản vẽ</w:t>
                  </w:r>
                </w:p>
              </w:tc>
            </w:tr>
            <w:tr w:rsidR="00220C69" w:rsidRPr="000725FC" w:rsidTr="00220C69">
              <w:trPr>
                <w:trHeight w:val="535"/>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9</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Dung sai</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Đường kính</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Chiều dài </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±0,4mm</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±2mm</w:t>
                  </w:r>
                </w:p>
              </w:tc>
            </w:tr>
            <w:tr w:rsidR="00220C69" w:rsidRPr="000725FC" w:rsidTr="00220C69">
              <w:trPr>
                <w:trHeight w:val="715"/>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10</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Độ dày trung bình tối thiểu lớp mạ tráng kẽm nóng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Bulon D12, 14</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Bulon D16</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55µm</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80µm</w:t>
                  </w:r>
                </w:p>
              </w:tc>
            </w:tr>
            <w:tr w:rsidR="00220C69" w:rsidRPr="000725FC" w:rsidTr="00220C69">
              <w:trPr>
                <w:trHeight w:val="715"/>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3882" w:type="dxa"/>
                  <w:shd w:val="clear" w:color="auto" w:fill="auto"/>
                </w:tcPr>
                <w:p w:rsidR="00220C69" w:rsidRPr="000725FC" w:rsidRDefault="00220C69" w:rsidP="00220C69">
                  <w:p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Sức chịu kéo tối thiểu không bị tuột răng (*)</w:t>
                  </w:r>
                </w:p>
                <w:p w:rsidR="00220C69" w:rsidRPr="000725FC" w:rsidRDefault="00220C69" w:rsidP="00220C69">
                  <w:pPr>
                    <w:numPr>
                      <w:ilvl w:val="0"/>
                      <w:numId w:val="12"/>
                    </w:num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Bulon D12</w:t>
                  </w:r>
                </w:p>
                <w:p w:rsidR="00220C69" w:rsidRPr="000725FC" w:rsidRDefault="00220C69" w:rsidP="00220C69">
                  <w:pPr>
                    <w:numPr>
                      <w:ilvl w:val="0"/>
                      <w:numId w:val="12"/>
                    </w:num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Bulon D14</w:t>
                  </w:r>
                </w:p>
                <w:p w:rsidR="00220C69" w:rsidRPr="000725FC" w:rsidRDefault="00220C69" w:rsidP="00220C69">
                  <w:pPr>
                    <w:numPr>
                      <w:ilvl w:val="0"/>
                      <w:numId w:val="12"/>
                    </w:num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Bulon D16</w:t>
                  </w:r>
                </w:p>
              </w:tc>
              <w:tc>
                <w:tcPr>
                  <w:tcW w:w="3688" w:type="dxa"/>
                  <w:shd w:val="clear" w:color="auto" w:fill="auto"/>
                </w:tcPr>
                <w:p w:rsidR="00220C69" w:rsidRPr="000725FC" w:rsidRDefault="00220C69" w:rsidP="00220C69">
                  <w:pPr>
                    <w:autoSpaceDE w:val="0"/>
                    <w:autoSpaceDN w:val="0"/>
                    <w:adjustRightInd w:val="0"/>
                    <w:rPr>
                      <w:rFonts w:ascii="Times New Roman" w:hAnsi="Times New Roman"/>
                      <w:bCs w:val="0"/>
                      <w:noProof w:val="0"/>
                      <w:sz w:val="26"/>
                      <w:szCs w:val="26"/>
                    </w:rPr>
                  </w:pPr>
                </w:p>
                <w:p w:rsidR="00220C69" w:rsidRPr="000725FC" w:rsidRDefault="00220C69" w:rsidP="00220C69">
                  <w:pPr>
                    <w:autoSpaceDE w:val="0"/>
                    <w:autoSpaceDN w:val="0"/>
                    <w:adjustRightInd w:val="0"/>
                    <w:rPr>
                      <w:rFonts w:ascii="Times New Roman" w:hAnsi="Times New Roman"/>
                      <w:bCs w:val="0"/>
                      <w:noProof w:val="0"/>
                      <w:sz w:val="26"/>
                      <w:szCs w:val="26"/>
                    </w:rPr>
                  </w:pPr>
                </w:p>
                <w:p w:rsidR="00220C69" w:rsidRPr="000725FC" w:rsidRDefault="00220C69" w:rsidP="00220C69">
                  <w:p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31kN</w:t>
                  </w:r>
                </w:p>
                <w:p w:rsidR="00220C69" w:rsidRPr="000725FC" w:rsidRDefault="00220C69" w:rsidP="00220C69">
                  <w:p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42kN</w:t>
                  </w:r>
                </w:p>
                <w:p w:rsidR="00220C69" w:rsidRPr="000725FC" w:rsidRDefault="00220C69" w:rsidP="00220C69">
                  <w:pPr>
                    <w:autoSpaceDE w:val="0"/>
                    <w:autoSpaceDN w:val="0"/>
                    <w:adjustRightInd w:val="0"/>
                    <w:rPr>
                      <w:rFonts w:ascii="Times New Roman" w:hAnsi="Times New Roman"/>
                      <w:bCs w:val="0"/>
                      <w:noProof w:val="0"/>
                      <w:sz w:val="26"/>
                      <w:szCs w:val="26"/>
                    </w:rPr>
                  </w:pPr>
                  <w:r w:rsidRPr="000725FC">
                    <w:rPr>
                      <w:rFonts w:ascii="Times New Roman" w:hAnsi="Times New Roman"/>
                      <w:bCs w:val="0"/>
                      <w:noProof w:val="0"/>
                      <w:sz w:val="26"/>
                      <w:szCs w:val="26"/>
                    </w:rPr>
                    <w:t>58kN</w:t>
                  </w:r>
                </w:p>
              </w:tc>
            </w:tr>
            <w:tr w:rsidR="00220C69" w:rsidRPr="000725FC" w:rsidTr="00220C69">
              <w:trPr>
                <w:trHeight w:val="457"/>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12</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Giới hạn bền đứt (*)</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400 N/mm2</w:t>
                  </w:r>
                </w:p>
              </w:tc>
            </w:tr>
            <w:tr w:rsidR="00220C69" w:rsidRPr="000725FC" w:rsidTr="00220C69">
              <w:trPr>
                <w:trHeight w:val="407"/>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13</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Giới hạn chảy </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240 N/mm2</w:t>
                  </w:r>
                </w:p>
              </w:tc>
            </w:tr>
            <w:tr w:rsidR="00220C69" w:rsidRPr="000725FC" w:rsidTr="00220C69">
              <w:trPr>
                <w:trHeight w:val="715"/>
              </w:trPr>
              <w:tc>
                <w:tcPr>
                  <w:tcW w:w="1247"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14</w:t>
                  </w:r>
                </w:p>
              </w:tc>
              <w:tc>
                <w:tcPr>
                  <w:tcW w:w="3882"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Độ dãn dài tương đối khi đứt</w:t>
                  </w:r>
                </w:p>
              </w:tc>
              <w:tc>
                <w:tcPr>
                  <w:tcW w:w="368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22%</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Long đền vuông D14, 16,  D18</w:t>
            </w:r>
          </w:p>
          <w:tbl>
            <w:tblPr>
              <w:tblW w:w="85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403"/>
              <w:gridCol w:w="4421"/>
            </w:tblGrid>
            <w:tr w:rsidR="00220C69" w:rsidRPr="000725FC" w:rsidTr="00220C69">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4421"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3403" w:type="dxa"/>
                  <w:tcBorders>
                    <w:top w:val="single" w:sz="4" w:space="0" w:color="auto"/>
                    <w:left w:val="single" w:sz="4" w:space="0" w:color="auto"/>
                    <w:bottom w:val="single" w:sz="4" w:space="0" w:color="auto"/>
                    <w:right w:val="single" w:sz="4" w:space="0" w:color="auto"/>
                  </w:tcBorders>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Nhà sản xuất /Nướ</w:t>
                  </w:r>
                  <w:r w:rsidRPr="000725FC">
                    <w:rPr>
                      <w:rFonts w:ascii="Times New Roman" w:hAnsi="Times New Roman"/>
                      <w:bCs w:val="0"/>
                      <w:noProof w:val="0"/>
                      <w:sz w:val="26"/>
                      <w:szCs w:val="26"/>
                    </w:rPr>
                    <w:cr/>
                    <w:t xml:space="preserve"> sản xuất</w:t>
                  </w:r>
                </w:p>
              </w:tc>
              <w:tc>
                <w:tcPr>
                  <w:tcW w:w="4421" w:type="dxa"/>
                  <w:tcBorders>
                    <w:top w:val="single" w:sz="4" w:space="0" w:color="auto"/>
                    <w:left w:val="single" w:sz="4" w:space="0" w:color="auto"/>
                    <w:bottom w:val="single" w:sz="4" w:space="0" w:color="auto"/>
                    <w:right w:val="single" w:sz="4" w:space="0" w:color="auto"/>
                  </w:tcBorders>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Vật liệu </w:t>
                  </w:r>
                </w:p>
              </w:tc>
              <w:tc>
                <w:tcPr>
                  <w:tcW w:w="4421"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Làm bằng thép tráng kẽm</w:t>
                  </w:r>
                </w:p>
              </w:tc>
            </w:tr>
            <w:tr w:rsidR="00220C69" w:rsidRPr="000725FC" w:rsidTr="00220C69">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Kích thước </w:t>
                  </w:r>
                </w:p>
              </w:tc>
              <w:tc>
                <w:tcPr>
                  <w:tcW w:w="4421" w:type="dxa"/>
                  <w:tcBorders>
                    <w:top w:val="single" w:sz="4" w:space="0" w:color="auto"/>
                    <w:left w:val="single" w:sz="4" w:space="0" w:color="auto"/>
                    <w:bottom w:val="single" w:sz="4" w:space="0" w:color="auto"/>
                    <w:right w:val="single" w:sz="4" w:space="0" w:color="auto"/>
                  </w:tcBorders>
                  <w:shd w:val="clear" w:color="auto" w:fill="auto"/>
                  <w:vAlign w:val="bottom"/>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50x50-3mm</w:t>
                  </w:r>
                </w:p>
              </w:tc>
            </w:tr>
            <w:tr w:rsidR="00220C69" w:rsidRPr="000725FC" w:rsidTr="00220C69">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Độ dày trung bình tối thiểu </w:t>
                  </w:r>
                  <w:r w:rsidRPr="000725FC">
                    <w:rPr>
                      <w:rFonts w:ascii="Times New Roman" w:hAnsi="Times New Roman"/>
                      <w:bCs w:val="0"/>
                      <w:noProof w:val="0"/>
                      <w:sz w:val="26"/>
                      <w:szCs w:val="26"/>
                    </w:rPr>
                    <w:lastRenderedPageBreak/>
                    <w:t>lớp mạ tráng kẽm nóng (*)</w:t>
                  </w:r>
                </w:p>
              </w:tc>
              <w:tc>
                <w:tcPr>
                  <w:tcW w:w="4421"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55µm</w:t>
                  </w:r>
                </w:p>
                <w:p w:rsidR="00220C69" w:rsidRPr="000725FC" w:rsidRDefault="00220C69" w:rsidP="00220C69">
                  <w:pPr>
                    <w:rPr>
                      <w:rFonts w:ascii="Times New Roman" w:hAnsi="Times New Roman"/>
                      <w:bCs w:val="0"/>
                      <w:noProof w:val="0"/>
                      <w:sz w:val="26"/>
                      <w:szCs w:val="26"/>
                    </w:rPr>
                  </w:pPr>
                </w:p>
              </w:tc>
            </w:tr>
          </w:tbl>
          <w:p w:rsidR="00220C69" w:rsidRPr="000725FC" w:rsidRDefault="00220C69" w:rsidP="00220C69">
            <w:pPr>
              <w:numPr>
                <w:ilvl w:val="0"/>
                <w:numId w:val="22"/>
              </w:numPr>
              <w:rPr>
                <w:rFonts w:ascii="Times New Roman" w:hAnsi="Times New Roman"/>
                <w:bCs w:val="0"/>
                <w:noProof w:val="0"/>
                <w:color w:val="000000"/>
                <w:sz w:val="28"/>
                <w:szCs w:val="28"/>
              </w:rPr>
            </w:pPr>
            <w:r w:rsidRPr="000725FC">
              <w:rPr>
                <w:rFonts w:ascii="Times New Roman" w:hAnsi="Times New Roman"/>
                <w:bCs w:val="0"/>
                <w:noProof w:val="0"/>
                <w:color w:val="000000"/>
                <w:sz w:val="28"/>
                <w:szCs w:val="28"/>
              </w:rPr>
              <w:lastRenderedPageBreak/>
              <w:t>CHỤP CÁCH ĐIỆN POLYMER CHO CHỐNG SÉT (LA) – CẦU CHÌ TỰ RƠI (FCO) – KẸP QUAI + KẸP HOTLINE</w:t>
            </w:r>
          </w:p>
          <w:p w:rsidR="00220C69" w:rsidRPr="000725FC" w:rsidRDefault="00220C69" w:rsidP="00220C69">
            <w:pPr>
              <w:numPr>
                <w:ilvl w:val="0"/>
                <w:numId w:val="26"/>
              </w:numPr>
              <w:spacing w:after="120"/>
              <w:jc w:val="both"/>
              <w:rPr>
                <w:rFonts w:ascii="Times New Roman" w:hAnsi="Times New Roman"/>
                <w:bCs w:val="0"/>
                <w:noProof w:val="0"/>
                <w:color w:val="000000"/>
                <w:sz w:val="26"/>
                <w:szCs w:val="20"/>
                <w:lang w:val="x-none" w:eastAsia="x-none"/>
              </w:rPr>
            </w:pPr>
            <w:r w:rsidRPr="000725FC">
              <w:rPr>
                <w:rFonts w:ascii="Times New Roman" w:hAnsi="Times New Roman"/>
                <w:bCs w:val="0"/>
                <w:noProof w:val="0"/>
                <w:color w:val="000000"/>
                <w:sz w:val="26"/>
                <w:szCs w:val="20"/>
                <w:lang w:val="x-none" w:eastAsia="x-none"/>
              </w:rPr>
              <w:t>PHẠM VI ÁP DỤNG</w:t>
            </w:r>
          </w:p>
          <w:p w:rsidR="00220C69" w:rsidRPr="000725FC" w:rsidRDefault="00220C69" w:rsidP="00220C69">
            <w:pPr>
              <w:suppressAutoHyphens/>
              <w:spacing w:after="120"/>
              <w:ind w:right="-72" w:firstLine="397"/>
              <w:jc w:val="both"/>
              <w:rPr>
                <w:rFonts w:ascii="Times New Roman" w:hAnsi="Times New Roman"/>
                <w:bCs w:val="0"/>
                <w:noProof w:val="0"/>
                <w:color w:val="000000"/>
                <w:spacing w:val="-4"/>
                <w:sz w:val="26"/>
                <w:szCs w:val="26"/>
                <w:lang w:val="x-none" w:eastAsia="x-none"/>
              </w:rPr>
            </w:pPr>
            <w:r w:rsidRPr="000725FC">
              <w:rPr>
                <w:rFonts w:ascii="Times New Roman" w:hAnsi="Times New Roman"/>
                <w:bCs w:val="0"/>
                <w:noProof w:val="0"/>
                <w:color w:val="000000"/>
                <w:spacing w:val="-4"/>
                <w:sz w:val="26"/>
                <w:szCs w:val="26"/>
                <w:lang w:val="x-none" w:eastAsia="x-none"/>
              </w:rPr>
              <w:t xml:space="preserve">Đặc tính kỹ thuật này áp dụng để cách </w:t>
            </w:r>
            <w:r w:rsidRPr="000725FC">
              <w:rPr>
                <w:rFonts w:ascii="Times New Roman" w:hAnsi="Times New Roman" w:hint="eastAsia"/>
                <w:bCs w:val="0"/>
                <w:noProof w:val="0"/>
                <w:color w:val="000000"/>
                <w:spacing w:val="-4"/>
                <w:sz w:val="26"/>
                <w:szCs w:val="26"/>
                <w:lang w:val="x-none" w:eastAsia="x-none"/>
              </w:rPr>
              <w:t>đ</w:t>
            </w:r>
            <w:r w:rsidRPr="000725FC">
              <w:rPr>
                <w:rFonts w:ascii="Times New Roman" w:hAnsi="Times New Roman"/>
                <w:bCs w:val="0"/>
                <w:noProof w:val="0"/>
                <w:color w:val="000000"/>
                <w:spacing w:val="-4"/>
                <w:sz w:val="26"/>
                <w:szCs w:val="26"/>
                <w:lang w:val="x-none" w:eastAsia="x-none"/>
              </w:rPr>
              <w:t xml:space="preserve">iện cho các đầu cực, các bộ phận mang điện của Chống sét (LA) – Cầu chì tự rơi (FCO) – </w:t>
            </w:r>
            <w:r w:rsidRPr="000725FC">
              <w:rPr>
                <w:rFonts w:ascii="Times New Roman" w:hAnsi="Times New Roman"/>
                <w:bCs w:val="0"/>
                <w:noProof w:val="0"/>
                <w:color w:val="000000"/>
                <w:spacing w:val="-4"/>
                <w:sz w:val="26"/>
                <w:szCs w:val="26"/>
                <w:lang w:eastAsia="x-none"/>
              </w:rPr>
              <w:t>Kẹp Quai + Kẹp Hotline</w:t>
            </w:r>
            <w:r w:rsidRPr="000725FC">
              <w:rPr>
                <w:rFonts w:ascii="Times New Roman" w:hAnsi="Times New Roman"/>
                <w:bCs w:val="0"/>
                <w:noProof w:val="0"/>
                <w:color w:val="000000"/>
                <w:spacing w:val="-4"/>
                <w:sz w:val="26"/>
                <w:szCs w:val="26"/>
                <w:lang w:val="x-none" w:eastAsia="x-none"/>
              </w:rPr>
              <w:t xml:space="preserve"> </w:t>
            </w:r>
            <w:r w:rsidRPr="000725FC">
              <w:rPr>
                <w:rFonts w:ascii="Times New Roman" w:hAnsi="Times New Roman"/>
                <w:bCs w:val="0"/>
                <w:noProof w:val="0"/>
                <w:color w:val="000000"/>
                <w:spacing w:val="-4"/>
                <w:sz w:val="28"/>
                <w:szCs w:val="28"/>
                <w:lang w:val="x-none" w:eastAsia="x-none"/>
              </w:rPr>
              <w:t xml:space="preserve"> </w:t>
            </w:r>
            <w:r w:rsidRPr="000725FC">
              <w:rPr>
                <w:rFonts w:ascii="Times New Roman" w:hAnsi="Times New Roman"/>
                <w:bCs w:val="0"/>
                <w:noProof w:val="0"/>
                <w:color w:val="000000"/>
                <w:spacing w:val="-4"/>
                <w:sz w:val="26"/>
                <w:szCs w:val="26"/>
                <w:lang w:val="x-none" w:eastAsia="x-none"/>
              </w:rPr>
              <w:t>khi đấu nối dây vào và ra, tránh các loại động vật, côn trùng hoặc nhành cây ướt tiếp xúc trực tiếp và các đầu cực mang điện tạo nên các sự cố mang điện không đáng có.</w:t>
            </w:r>
            <w:r w:rsidRPr="000725FC">
              <w:rPr>
                <w:rFonts w:ascii="Times New Roman" w:hAnsi="Times New Roman"/>
                <w:bCs w:val="0"/>
                <w:noProof w:val="0"/>
                <w:snapToGrid w:val="0"/>
                <w:color w:val="000000"/>
                <w:spacing w:val="-4"/>
                <w:sz w:val="26"/>
                <w:szCs w:val="26"/>
                <w:lang w:val="x-none" w:eastAsia="x-none"/>
              </w:rPr>
              <w:t xml:space="preserve"> Cách </w:t>
            </w:r>
            <w:r w:rsidRPr="000725FC">
              <w:rPr>
                <w:rFonts w:ascii="Times New Roman" w:hAnsi="Times New Roman" w:hint="eastAsia"/>
                <w:bCs w:val="0"/>
                <w:noProof w:val="0"/>
                <w:snapToGrid w:val="0"/>
                <w:color w:val="000000"/>
                <w:spacing w:val="-4"/>
                <w:sz w:val="26"/>
                <w:szCs w:val="26"/>
                <w:lang w:val="x-none" w:eastAsia="x-none"/>
              </w:rPr>
              <w:t>đ</w:t>
            </w:r>
            <w:r w:rsidRPr="000725FC">
              <w:rPr>
                <w:rFonts w:ascii="Times New Roman" w:hAnsi="Times New Roman"/>
                <w:bCs w:val="0"/>
                <w:noProof w:val="0"/>
                <w:snapToGrid w:val="0"/>
                <w:color w:val="000000"/>
                <w:spacing w:val="-4"/>
                <w:sz w:val="26"/>
                <w:szCs w:val="26"/>
                <w:lang w:val="x-none" w:eastAsia="x-none"/>
              </w:rPr>
              <w:t xml:space="preserve">iện sẽ là loại cách </w:t>
            </w:r>
            <w:r w:rsidRPr="000725FC">
              <w:rPr>
                <w:rFonts w:ascii="Times New Roman" w:hAnsi="Times New Roman" w:hint="eastAsia"/>
                <w:bCs w:val="0"/>
                <w:noProof w:val="0"/>
                <w:snapToGrid w:val="0"/>
                <w:color w:val="000000"/>
                <w:spacing w:val="-4"/>
                <w:sz w:val="26"/>
                <w:szCs w:val="26"/>
                <w:lang w:val="x-none" w:eastAsia="x-none"/>
              </w:rPr>
              <w:t>đ</w:t>
            </w:r>
            <w:r w:rsidRPr="000725FC">
              <w:rPr>
                <w:rFonts w:ascii="Times New Roman" w:hAnsi="Times New Roman"/>
                <w:bCs w:val="0"/>
                <w:noProof w:val="0"/>
                <w:snapToGrid w:val="0"/>
                <w:color w:val="000000"/>
                <w:spacing w:val="-4"/>
                <w:sz w:val="26"/>
                <w:szCs w:val="26"/>
                <w:lang w:val="x-none" w:eastAsia="x-none"/>
              </w:rPr>
              <w:t>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r w:rsidRPr="000725FC">
              <w:rPr>
                <w:rFonts w:ascii="Times New Roman" w:hAnsi="Times New Roman"/>
                <w:bCs w:val="0"/>
                <w:noProof w:val="0"/>
                <w:spacing w:val="-4"/>
                <w:szCs w:val="20"/>
                <w:lang w:val="x-none" w:eastAsia="x-none"/>
              </w:rPr>
              <w:t xml:space="preserve">    </w:t>
            </w:r>
          </w:p>
          <w:p w:rsidR="00220C69" w:rsidRPr="000725FC" w:rsidRDefault="00220C69" w:rsidP="00220C69">
            <w:pPr>
              <w:numPr>
                <w:ilvl w:val="0"/>
                <w:numId w:val="26"/>
              </w:numPr>
              <w:spacing w:after="120"/>
              <w:jc w:val="both"/>
              <w:rPr>
                <w:rFonts w:ascii="Times New Roman" w:hAnsi="Times New Roman"/>
                <w:bCs w:val="0"/>
                <w:noProof w:val="0"/>
                <w:color w:val="000000"/>
                <w:sz w:val="26"/>
                <w:szCs w:val="20"/>
                <w:lang w:val="x-none" w:eastAsia="x-none"/>
              </w:rPr>
            </w:pPr>
            <w:r w:rsidRPr="000725FC">
              <w:rPr>
                <w:rFonts w:ascii="Times New Roman" w:hAnsi="Times New Roman"/>
                <w:bCs w:val="0"/>
                <w:noProof w:val="0"/>
                <w:color w:val="000000"/>
                <w:sz w:val="26"/>
                <w:szCs w:val="20"/>
                <w:lang w:val="x-none" w:eastAsia="x-none"/>
              </w:rPr>
              <w:t>TIÊU CHUẨN ÁP DỤNG</w:t>
            </w:r>
          </w:p>
          <w:p w:rsidR="00220C69" w:rsidRPr="000725FC" w:rsidRDefault="00220C69" w:rsidP="00220C69">
            <w:pPr>
              <w:suppressAutoHyphens/>
              <w:spacing w:after="120"/>
              <w:ind w:right="-72" w:firstLine="397"/>
              <w:rPr>
                <w:rFonts w:ascii="Times New Roman" w:hAnsi="Times New Roman"/>
                <w:bCs w:val="0"/>
                <w:noProof w:val="0"/>
                <w:color w:val="000000"/>
                <w:spacing w:val="-4"/>
                <w:sz w:val="26"/>
                <w:szCs w:val="26"/>
                <w:lang w:val="x-none" w:eastAsia="x-none"/>
              </w:rPr>
            </w:pPr>
            <w:r w:rsidRPr="000725FC">
              <w:rPr>
                <w:rFonts w:ascii="Times New Roman" w:hAnsi="Times New Roman"/>
                <w:bCs w:val="0"/>
                <w:noProof w:val="0"/>
                <w:color w:val="000000"/>
                <w:spacing w:val="-4"/>
                <w:sz w:val="26"/>
                <w:szCs w:val="26"/>
                <w:lang w:val="x-none" w:eastAsia="x-none"/>
              </w:rPr>
              <w:t>Yêu cầu sản xuất và thử nghiệm theo tiêu chuẩn sau hoặc tiêu chuẩn tương đương: IEC 60707, IEC 62217 và TCVN</w:t>
            </w:r>
          </w:p>
          <w:p w:rsidR="00220C69" w:rsidRPr="000725FC" w:rsidRDefault="00220C69" w:rsidP="00220C69">
            <w:pPr>
              <w:numPr>
                <w:ilvl w:val="0"/>
                <w:numId w:val="26"/>
              </w:numPr>
              <w:spacing w:after="120"/>
              <w:jc w:val="both"/>
              <w:rPr>
                <w:rFonts w:ascii="Times New Roman" w:hAnsi="Times New Roman"/>
                <w:bCs w:val="0"/>
                <w:noProof w:val="0"/>
                <w:color w:val="000000"/>
                <w:sz w:val="26"/>
                <w:szCs w:val="20"/>
                <w:lang w:val="x-none" w:eastAsia="x-none"/>
              </w:rPr>
            </w:pPr>
            <w:r w:rsidRPr="000725FC">
              <w:rPr>
                <w:rFonts w:ascii="Times New Roman" w:hAnsi="Times New Roman"/>
                <w:bCs w:val="0"/>
                <w:noProof w:val="0"/>
                <w:color w:val="000000"/>
                <w:sz w:val="26"/>
                <w:szCs w:val="20"/>
                <w:lang w:val="x-none" w:eastAsia="x-none"/>
              </w:rPr>
              <w:t xml:space="preserve"> YÊU CẦU  KIỂM TRA VÀ  THỬ NGHIỆM</w:t>
            </w:r>
          </w:p>
          <w:p w:rsidR="00220C69" w:rsidRPr="000725FC" w:rsidRDefault="00220C69" w:rsidP="00220C69">
            <w:pPr>
              <w:numPr>
                <w:ilvl w:val="0"/>
                <w:numId w:val="30"/>
              </w:numPr>
              <w:spacing w:after="120"/>
              <w:jc w:val="both"/>
              <w:rPr>
                <w:rFonts w:ascii="Times New Roman" w:hAnsi="Times New Roman"/>
                <w:bCs w:val="0"/>
                <w:noProof w:val="0"/>
                <w:color w:val="000000"/>
                <w:sz w:val="26"/>
              </w:rPr>
            </w:pPr>
            <w:r w:rsidRPr="000725FC">
              <w:rPr>
                <w:rFonts w:ascii="Times New Roman" w:hAnsi="Times New Roman"/>
                <w:bCs w:val="0"/>
                <w:noProof w:val="0"/>
                <w:color w:val="000000"/>
                <w:sz w:val="26"/>
              </w:rPr>
              <w:t>Thử nghiệm điển hình &amp; thử nghiệm thiết kế:</w:t>
            </w:r>
          </w:p>
          <w:p w:rsidR="00220C69" w:rsidRPr="000725FC" w:rsidRDefault="00220C69" w:rsidP="00220C69">
            <w:pPr>
              <w:spacing w:after="120"/>
              <w:ind w:firstLine="56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Nhà thầu phải xuất trình theo hồ sơ dự thầu biên bản thử nghiệm điển hình &amp; thử nghiệm thiết kế thực hiện bởi phòng thử nghiệm độc lập trên sản phẩm tương tự sản phẩm chào để chứng minh sản phẩm chào phù hợp với đặc tính kỹ thuật của hồ sơ mời thầu. Biên bản này thực hiện theo tiêu chuẩn IEC 60707, IEC 62217 và TCVN hoặc tiêu chuẩn tương đương, bao gồm các hạng mục:</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Cấp chống cháy</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Khả năng chịu nhiệt</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Khả năng chịu điện áp đánh thủng</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Độ bền xé rách</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Độ cứng (shore)</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Thử nghiệm lão hóa thời tiết (Accelerated weathering test) theo IEC 62217</w:t>
            </w:r>
          </w:p>
          <w:p w:rsidR="00220C69" w:rsidRPr="000725FC" w:rsidRDefault="00220C69" w:rsidP="00220C69">
            <w:pPr>
              <w:numPr>
                <w:ilvl w:val="1"/>
                <w:numId w:val="30"/>
              </w:numPr>
              <w:suppressAutoHyphens/>
              <w:spacing w:after="12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Thử nghiệm độ cứng (Hardness test) </w:t>
            </w:r>
            <w:proofErr w:type="gramStart"/>
            <w:r w:rsidRPr="000725FC">
              <w:rPr>
                <w:rFonts w:ascii="Times New Roman" w:hAnsi="Times New Roman"/>
                <w:bCs w:val="0"/>
                <w:noProof w:val="0"/>
                <w:color w:val="000000"/>
                <w:sz w:val="26"/>
                <w:szCs w:val="26"/>
              </w:rPr>
              <w:t>theo</w:t>
            </w:r>
            <w:proofErr w:type="gramEnd"/>
            <w:r w:rsidRPr="000725FC">
              <w:rPr>
                <w:rFonts w:ascii="Times New Roman" w:hAnsi="Times New Roman"/>
                <w:bCs w:val="0"/>
                <w:noProof w:val="0"/>
                <w:color w:val="000000"/>
                <w:sz w:val="26"/>
                <w:szCs w:val="26"/>
              </w:rPr>
              <w:t xml:space="preserve"> IEC 61952, có so sánh giá trị ban đầu.</w:t>
            </w:r>
          </w:p>
          <w:p w:rsidR="00220C69" w:rsidRPr="000725FC" w:rsidRDefault="00220C69" w:rsidP="00220C69">
            <w:pPr>
              <w:suppressAutoHyphens/>
              <w:spacing w:after="120"/>
              <w:ind w:right="-72" w:firstLine="652"/>
              <w:jc w:val="both"/>
              <w:rPr>
                <w:rFonts w:ascii="Times New Roman" w:hAnsi="Times New Roman"/>
                <w:bCs w:val="0"/>
                <w:noProof w:val="0"/>
                <w:color w:val="000000"/>
                <w:spacing w:val="-4"/>
                <w:sz w:val="26"/>
                <w:szCs w:val="26"/>
                <w:lang w:val="x-none" w:eastAsia="x-none"/>
              </w:rPr>
            </w:pPr>
            <w:r w:rsidRPr="000725FC">
              <w:rPr>
                <w:rFonts w:ascii="Times New Roman" w:hAnsi="Times New Roman"/>
                <w:bCs w:val="0"/>
                <w:noProof w:val="0"/>
                <w:snapToGrid w:val="0"/>
                <w:color w:val="000000"/>
                <w:spacing w:val="-4"/>
                <w:sz w:val="26"/>
                <w:szCs w:val="26"/>
                <w:lang w:val="x-none" w:eastAsia="x-none"/>
              </w:rPr>
              <w:t>Trong trường hợp biên bản thử nghiệm điển hình &amp; thử nghiệm thiết kế được thực hiện bởi nhà sản xuất, kết quả thử nghiệm phải được chứng kiến/chứng nhận bởi đại diện của một đơn vị thử nghiệm độc lập quốc tế (như KEMA, CESI, SGS…) hoặc phòng thử nghiệm của nhà sản xuất được chứng nhận bởi đơn vị chứng nhận quốc tế</w:t>
            </w:r>
            <w:r w:rsidRPr="000725FC">
              <w:rPr>
                <w:rFonts w:ascii="Times New Roman" w:hAnsi="Times New Roman"/>
                <w:bCs w:val="0"/>
                <w:noProof w:val="0"/>
                <w:color w:val="000000"/>
                <w:spacing w:val="-4"/>
                <w:sz w:val="26"/>
                <w:szCs w:val="26"/>
                <w:lang w:val="x-none" w:eastAsia="x-none"/>
              </w:rPr>
              <w:t xml:space="preserve"> phù hợp với tiêu chuẩn ISO/IEC 17025.</w:t>
            </w:r>
          </w:p>
          <w:p w:rsidR="00220C69" w:rsidRPr="000725FC" w:rsidRDefault="00220C69" w:rsidP="00220C69">
            <w:pPr>
              <w:suppressAutoHyphens/>
              <w:spacing w:after="120"/>
              <w:ind w:left="652" w:right="-72"/>
              <w:jc w:val="both"/>
              <w:rPr>
                <w:rFonts w:ascii="Times New Roman" w:hAnsi="Times New Roman"/>
                <w:bCs w:val="0"/>
                <w:noProof w:val="0"/>
                <w:snapToGrid w:val="0"/>
                <w:color w:val="000000"/>
                <w:spacing w:val="-4"/>
                <w:sz w:val="26"/>
                <w:szCs w:val="26"/>
                <w:lang w:val="x-none" w:eastAsia="x-none"/>
              </w:rPr>
            </w:pPr>
            <w:r w:rsidRPr="000725FC">
              <w:rPr>
                <w:rFonts w:ascii="Times New Roman" w:hAnsi="Times New Roman"/>
                <w:bCs w:val="0"/>
                <w:noProof w:val="0"/>
                <w:snapToGrid w:val="0"/>
                <w:color w:val="000000"/>
                <w:spacing w:val="-4"/>
                <w:sz w:val="26"/>
                <w:szCs w:val="26"/>
                <w:lang w:val="x-none" w:eastAsia="x-none"/>
              </w:rPr>
              <w:t>Biên bản thử nghiệm điển hình &amp; thử nghiệm thiết kế xuất trình phải thực hiện trên sản phẩm tương tự sản phẩm chào với điều kiện là:</w:t>
            </w:r>
          </w:p>
          <w:p w:rsidR="00220C69" w:rsidRPr="000725FC" w:rsidRDefault="00220C69" w:rsidP="00220C69">
            <w:pPr>
              <w:numPr>
                <w:ilvl w:val="0"/>
                <w:numId w:val="25"/>
              </w:numPr>
              <w:spacing w:after="120"/>
              <w:jc w:val="both"/>
              <w:rPr>
                <w:rFonts w:ascii="Times New Roman" w:hAnsi="Times New Roman"/>
                <w:bCs w:val="0"/>
                <w:noProof w:val="0"/>
                <w:snapToGrid w:val="0"/>
                <w:color w:val="000000"/>
                <w:sz w:val="26"/>
                <w:szCs w:val="26"/>
              </w:rPr>
            </w:pPr>
            <w:r w:rsidRPr="000725FC">
              <w:rPr>
                <w:rFonts w:ascii="Times New Roman" w:hAnsi="Times New Roman"/>
                <w:bCs w:val="0"/>
                <w:noProof w:val="0"/>
                <w:snapToGrid w:val="0"/>
                <w:color w:val="000000"/>
                <w:sz w:val="26"/>
                <w:szCs w:val="26"/>
              </w:rPr>
              <w:t xml:space="preserve">Biên bản thử nghiệm điển hình &amp; thử nghiệm thiết kế phải được thực hiện trên sản phẩm có cùng nhà sản xuất, nước sản xuất và </w:t>
            </w:r>
            <w:r w:rsidRPr="000725FC">
              <w:rPr>
                <w:rFonts w:ascii="Times New Roman" w:hAnsi="Times New Roman"/>
                <w:bCs w:val="0"/>
                <w:noProof w:val="0"/>
                <w:snapToGrid w:val="0"/>
                <w:color w:val="000000"/>
                <w:sz w:val="26"/>
                <w:szCs w:val="26"/>
              </w:rPr>
              <w:lastRenderedPageBreak/>
              <w:t>họ/chủng loại với sản phẩm chào trong hồ sơ dự thầu</w:t>
            </w:r>
          </w:p>
          <w:p w:rsidR="00220C69" w:rsidRPr="000725FC" w:rsidRDefault="00220C69" w:rsidP="00220C69">
            <w:pPr>
              <w:numPr>
                <w:ilvl w:val="0"/>
                <w:numId w:val="25"/>
              </w:numPr>
              <w:spacing w:after="120"/>
              <w:jc w:val="both"/>
              <w:rPr>
                <w:rFonts w:ascii="Times New Roman" w:hAnsi="Times New Roman"/>
                <w:bCs w:val="0"/>
                <w:noProof w:val="0"/>
                <w:snapToGrid w:val="0"/>
                <w:color w:val="000000"/>
                <w:sz w:val="26"/>
                <w:szCs w:val="26"/>
              </w:rPr>
            </w:pPr>
            <w:r w:rsidRPr="000725FC">
              <w:rPr>
                <w:rFonts w:ascii="Times New Roman" w:hAnsi="Times New Roman"/>
                <w:bCs w:val="0"/>
                <w:noProof w:val="0"/>
                <w:snapToGrid w:val="0"/>
                <w:color w:val="000000"/>
                <w:sz w:val="26"/>
                <w:szCs w:val="26"/>
              </w:rPr>
              <w:t>Biên bản thử nghiệm điển hình &amp; thử nghiệm thiết kế phải được thực hiện trên sản phẩm có đặc tính kỹ thuật tương đương hoặc tốt hơn đặc tính kỹ thuật của sản phẩm chào trong hồ sơ dự thầu</w:t>
            </w:r>
          </w:p>
          <w:p w:rsidR="00220C69" w:rsidRPr="000725FC" w:rsidRDefault="00220C69" w:rsidP="00220C69">
            <w:pPr>
              <w:suppressAutoHyphens/>
              <w:spacing w:after="120"/>
              <w:ind w:right="-72" w:firstLine="720"/>
              <w:jc w:val="both"/>
              <w:rPr>
                <w:rFonts w:ascii="Times New Roman" w:hAnsi="Times New Roman"/>
                <w:bCs w:val="0"/>
                <w:noProof w:val="0"/>
                <w:spacing w:val="-4"/>
                <w:sz w:val="26"/>
                <w:szCs w:val="26"/>
                <w:lang w:val="x-none" w:eastAsia="x-none"/>
              </w:rPr>
            </w:pPr>
            <w:r w:rsidRPr="000725FC">
              <w:rPr>
                <w:rFonts w:ascii="Times New Roman" w:hAnsi="Times New Roman"/>
                <w:bCs w:val="0"/>
                <w:noProof w:val="0"/>
                <w:spacing w:val="-4"/>
                <w:sz w:val="26"/>
                <w:szCs w:val="26"/>
                <w:lang w:val="x-none" w:eastAsia="x-none"/>
              </w:rPr>
              <w:t>Biên bản thử nghiệm điển hình &amp; thử nghiệm thiết kế phải trình bày các thông tin sau: (i) Tên, địa chỉ, chữ ký/con dấu của phòng thí nghiệm; (ii) Sản phẩm thử nghiệm, hạng mục thử nghiệm, tiêu chuẩn áp dụng, khách hàng, ngày thử nghiệm, ngày phát hành, nơi thử nghiệm, chi tiết thử nghiệm, phương pháp thử nghiệm, kết quả thử nghiệm,...; (iii) Loại, nhà sản xuất, nước sản xuất của sản phẩm thử nghiệm.</w:t>
            </w:r>
          </w:p>
          <w:p w:rsidR="00220C69" w:rsidRPr="000725FC" w:rsidRDefault="00220C69" w:rsidP="00220C69">
            <w:pPr>
              <w:widowControl w:val="0"/>
              <w:spacing w:after="120"/>
              <w:ind w:left="720"/>
              <w:jc w:val="both"/>
              <w:rPr>
                <w:rFonts w:ascii="Times New Roman" w:hAnsi="Times New Roman"/>
                <w:bCs w:val="0"/>
                <w:i/>
                <w:noProof w:val="0"/>
                <w:color w:val="000000"/>
                <w:sz w:val="26"/>
                <w:szCs w:val="26"/>
              </w:rPr>
            </w:pPr>
            <w:r w:rsidRPr="000725FC">
              <w:rPr>
                <w:rFonts w:ascii="Times New Roman" w:hAnsi="Times New Roman"/>
                <w:bCs w:val="0"/>
                <w:i/>
                <w:noProof w:val="0"/>
                <w:color w:val="000000"/>
                <w:sz w:val="26"/>
                <w:szCs w:val="26"/>
              </w:rPr>
              <w:t>Nếu sản phẩm chào không đáp ứng các yêu cầu thử nghiệm điển hình trên thì sản phẩm chào sẽ bị loại.</w:t>
            </w:r>
          </w:p>
          <w:p w:rsidR="00220C69" w:rsidRPr="000725FC" w:rsidRDefault="00220C69" w:rsidP="00220C69">
            <w:pPr>
              <w:numPr>
                <w:ilvl w:val="0"/>
                <w:numId w:val="30"/>
              </w:numPr>
              <w:spacing w:after="120"/>
              <w:jc w:val="both"/>
              <w:rPr>
                <w:rFonts w:ascii="Times New Roman" w:hAnsi="Times New Roman"/>
                <w:bCs w:val="0"/>
                <w:noProof w:val="0"/>
                <w:color w:val="000000"/>
                <w:sz w:val="26"/>
              </w:rPr>
            </w:pPr>
            <w:r w:rsidRPr="000725FC">
              <w:rPr>
                <w:rFonts w:ascii="Times New Roman" w:hAnsi="Times New Roman"/>
                <w:bCs w:val="0"/>
                <w:noProof w:val="0"/>
                <w:color w:val="000000"/>
                <w:sz w:val="26"/>
              </w:rPr>
              <w:t>Thử nghiệm thường xuyên:</w:t>
            </w:r>
          </w:p>
          <w:p w:rsidR="00220C69" w:rsidRPr="000725FC" w:rsidRDefault="00220C69" w:rsidP="00220C69">
            <w:pPr>
              <w:spacing w:after="120"/>
              <w:ind w:firstLine="56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Khi giao hàng, nhà thầu phải cung cấp cho bên mua biên bản thử nghiệm thường xuyên thực hiện bởi nhà sản xuất trên mỗi sản phẩm cung cấp tại nhà máy của nhà sản xuất để chứng minh sản phẩm giao phù hợp với đặc tính kỹ thuật của hợp đồng. Biên bản này thực theo tiêu chuẩn IEC 60707 và TCVN hoặc tiêu chuẩn tương đương, bao gồm các hạng mục:</w:t>
            </w:r>
          </w:p>
          <w:p w:rsidR="00220C69" w:rsidRPr="000725FC" w:rsidRDefault="00220C69" w:rsidP="00220C69">
            <w:pPr>
              <w:numPr>
                <w:ilvl w:val="0"/>
                <w:numId w:val="28"/>
              </w:numPr>
              <w:tabs>
                <w:tab w:val="clear" w:pos="360"/>
                <w:tab w:val="num" w:pos="1134"/>
              </w:tabs>
              <w:spacing w:after="120"/>
              <w:ind w:left="1134" w:hanging="56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Kiểm tra ngoại quan </w:t>
            </w:r>
          </w:p>
          <w:p w:rsidR="00220C69" w:rsidRPr="000725FC" w:rsidRDefault="00220C69" w:rsidP="00220C69">
            <w:pPr>
              <w:numPr>
                <w:ilvl w:val="0"/>
                <w:numId w:val="30"/>
              </w:numPr>
              <w:spacing w:after="120"/>
              <w:jc w:val="both"/>
              <w:rPr>
                <w:rFonts w:ascii="Times New Roman" w:hAnsi="Times New Roman"/>
                <w:bCs w:val="0"/>
                <w:noProof w:val="0"/>
                <w:color w:val="000000"/>
                <w:sz w:val="26"/>
              </w:rPr>
            </w:pPr>
            <w:r w:rsidRPr="000725FC">
              <w:rPr>
                <w:rFonts w:ascii="Times New Roman" w:hAnsi="Times New Roman"/>
                <w:bCs w:val="0"/>
                <w:noProof w:val="0"/>
                <w:color w:val="000000"/>
                <w:sz w:val="26"/>
              </w:rPr>
              <w:t>Thử nghiệm nghiệm thu (thử nghiệm mẫu):</w:t>
            </w:r>
          </w:p>
          <w:p w:rsidR="00220C69" w:rsidRPr="000725FC" w:rsidRDefault="00220C69" w:rsidP="00220C69">
            <w:pPr>
              <w:spacing w:before="120"/>
              <w:ind w:firstLine="56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Khi tiếp nhận hàng hoá, Bên Mua và Bên Bán sẽ tiến hành lấy mẫu để thử nghiệm tại một Đơn vị thử nghiệm độc lập (Quatest) dưới sự chấp thuận của Bên Mua để chứng minh hàng giao đáp ứng yêu cầu kỹ thuật của hợp đồng. Bên Mua có quyền yêu cầu trực tiếp chứng kiến công tác thử nghiệm này. </w:t>
            </w:r>
          </w:p>
          <w:p w:rsidR="00220C69" w:rsidRPr="000725FC" w:rsidRDefault="00220C69" w:rsidP="00220C69">
            <w:pPr>
              <w:suppressAutoHyphens/>
              <w:ind w:right="-72" w:firstLine="567"/>
              <w:jc w:val="both"/>
              <w:rPr>
                <w:rFonts w:ascii="Times New Roman" w:hAnsi="Times New Roman"/>
                <w:bCs w:val="0"/>
                <w:noProof w:val="0"/>
                <w:color w:val="000000"/>
                <w:spacing w:val="-4"/>
                <w:sz w:val="26"/>
                <w:szCs w:val="20"/>
                <w:lang w:val="en-GB" w:eastAsia="x-none"/>
              </w:rPr>
            </w:pPr>
            <w:r w:rsidRPr="000725FC">
              <w:rPr>
                <w:rFonts w:ascii="Times New Roman" w:hAnsi="Times New Roman"/>
                <w:bCs w:val="0"/>
                <w:noProof w:val="0"/>
                <w:color w:val="000000"/>
                <w:spacing w:val="-4"/>
                <w:sz w:val="26"/>
                <w:szCs w:val="20"/>
                <w:lang w:val="en-GB" w:eastAsia="x-none"/>
              </w:rPr>
              <w:t>Số lượng mẫu thử như sau:</w:t>
            </w:r>
          </w:p>
          <w:p w:rsidR="00220C69" w:rsidRPr="000725FC" w:rsidRDefault="00220C69" w:rsidP="00220C69">
            <w:pPr>
              <w:ind w:left="224"/>
              <w:jc w:val="both"/>
              <w:rPr>
                <w:rFonts w:ascii="Times New Roman" w:hAnsi="Times New Roman"/>
                <w:bCs w:val="0"/>
                <w:noProof w:val="0"/>
                <w:color w:val="000000"/>
                <w:sz w:val="26"/>
                <w:szCs w:val="20"/>
              </w:rPr>
            </w:pPr>
          </w:p>
          <w:tbl>
            <w:tblPr>
              <w:tblW w:w="0" w:type="auto"/>
              <w:jc w:val="center"/>
              <w:tblBorders>
                <w:top w:val="single" w:sz="6" w:space="0" w:color="auto"/>
                <w:left w:val="single" w:sz="6" w:space="0" w:color="auto"/>
                <w:bottom w:val="single" w:sz="6" w:space="0" w:color="auto"/>
                <w:right w:val="single" w:sz="6" w:space="0" w:color="auto"/>
                <w:insideH w:val="single" w:sz="4"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04"/>
              <w:gridCol w:w="2409"/>
              <w:gridCol w:w="2127"/>
            </w:tblGrid>
            <w:tr w:rsidR="00220C69" w:rsidRPr="000725FC" w:rsidTr="00220C69">
              <w:tblPrEx>
                <w:tblCellMar>
                  <w:top w:w="0" w:type="dxa"/>
                  <w:bottom w:w="0" w:type="dxa"/>
                </w:tblCellMar>
              </w:tblPrEx>
              <w:trPr>
                <w:tblHeader/>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Số lượng của một lô (N)</w:t>
                  </w:r>
                </w:p>
              </w:tc>
              <w:tc>
                <w:tcPr>
                  <w:tcW w:w="4536" w:type="dxa"/>
                  <w:gridSpan w:val="2"/>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Số lượng mẫu thử</w:t>
                  </w:r>
                </w:p>
              </w:tc>
            </w:tr>
            <w:tr w:rsidR="00220C69" w:rsidRPr="000725FC" w:rsidTr="00220C69">
              <w:tblPrEx>
                <w:tblCellMar>
                  <w:top w:w="0" w:type="dxa"/>
                  <w:bottom w:w="0" w:type="dxa"/>
                </w:tblCellMar>
              </w:tblPrEx>
              <w:trPr>
                <w:tblHeader/>
                <w:jc w:val="center"/>
              </w:trPr>
              <w:tc>
                <w:tcPr>
                  <w:tcW w:w="3104" w:type="dxa"/>
                </w:tcPr>
                <w:p w:rsidR="00220C69" w:rsidRPr="000725FC" w:rsidRDefault="00220C69" w:rsidP="00220C69">
                  <w:pPr>
                    <w:jc w:val="both"/>
                    <w:rPr>
                      <w:rFonts w:ascii="Times New Roman" w:hAnsi="Times New Roman"/>
                      <w:bCs w:val="0"/>
                      <w:i/>
                      <w:noProof w:val="0"/>
                      <w:color w:val="000000"/>
                      <w:sz w:val="26"/>
                      <w:lang w:val="en-GB"/>
                    </w:rPr>
                  </w:pPr>
                  <w:r w:rsidRPr="000725FC">
                    <w:rPr>
                      <w:rFonts w:ascii="Times New Roman" w:hAnsi="Times New Roman"/>
                      <w:bCs w:val="0"/>
                      <w:i/>
                      <w:noProof w:val="0"/>
                      <w:color w:val="000000"/>
                      <w:sz w:val="26"/>
                      <w:lang w:val="en-GB"/>
                    </w:rPr>
                    <w:t>Số</w:t>
                  </w:r>
                </w:p>
              </w:tc>
              <w:tc>
                <w:tcPr>
                  <w:tcW w:w="2409" w:type="dxa"/>
                </w:tcPr>
                <w:p w:rsidR="00220C69" w:rsidRPr="000725FC" w:rsidRDefault="00220C69" w:rsidP="00220C69">
                  <w:pPr>
                    <w:jc w:val="center"/>
                    <w:rPr>
                      <w:rFonts w:ascii="Times New Roman" w:hAnsi="Times New Roman"/>
                      <w:bCs w:val="0"/>
                      <w:i/>
                      <w:noProof w:val="0"/>
                      <w:color w:val="000000"/>
                      <w:sz w:val="26"/>
                      <w:lang w:val="en-GB"/>
                    </w:rPr>
                  </w:pPr>
                  <w:r w:rsidRPr="000725FC">
                    <w:rPr>
                      <w:rFonts w:ascii="Times New Roman" w:hAnsi="Times New Roman"/>
                      <w:bCs w:val="0"/>
                      <w:i/>
                      <w:noProof w:val="0"/>
                      <w:color w:val="000000"/>
                      <w:sz w:val="26"/>
                      <w:lang w:val="en-GB"/>
                    </w:rPr>
                    <w:t>E1</w:t>
                  </w:r>
                </w:p>
              </w:tc>
              <w:tc>
                <w:tcPr>
                  <w:tcW w:w="2127" w:type="dxa"/>
                </w:tcPr>
                <w:p w:rsidR="00220C69" w:rsidRPr="000725FC" w:rsidRDefault="00220C69" w:rsidP="00220C69">
                  <w:pPr>
                    <w:jc w:val="center"/>
                    <w:rPr>
                      <w:rFonts w:ascii="Times New Roman" w:hAnsi="Times New Roman"/>
                      <w:bCs w:val="0"/>
                      <w:i/>
                      <w:noProof w:val="0"/>
                      <w:color w:val="000000"/>
                      <w:sz w:val="26"/>
                      <w:lang w:val="en-GB"/>
                    </w:rPr>
                  </w:pPr>
                  <w:r w:rsidRPr="000725FC">
                    <w:rPr>
                      <w:rFonts w:ascii="Times New Roman" w:hAnsi="Times New Roman"/>
                      <w:bCs w:val="0"/>
                      <w:i/>
                      <w:noProof w:val="0"/>
                      <w:color w:val="000000"/>
                      <w:sz w:val="26"/>
                      <w:lang w:val="en-GB"/>
                    </w:rPr>
                    <w:t>E2</w:t>
                  </w:r>
                </w:p>
              </w:tc>
            </w:tr>
            <w:tr w:rsidR="00220C69" w:rsidRPr="000725FC" w:rsidTr="00220C69">
              <w:tblPrEx>
                <w:tblCellMar>
                  <w:top w:w="0" w:type="dxa"/>
                  <w:bottom w:w="0" w:type="dxa"/>
                </w:tblCellMar>
              </w:tblPrEx>
              <w:trPr>
                <w:cantSplit/>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N ≤ 100</w:t>
                  </w:r>
                </w:p>
              </w:tc>
              <w:tc>
                <w:tcPr>
                  <w:tcW w:w="2409"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1</w:t>
                  </w:r>
                </w:p>
              </w:tc>
              <w:tc>
                <w:tcPr>
                  <w:tcW w:w="2127"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0</w:t>
                  </w:r>
                </w:p>
              </w:tc>
            </w:tr>
            <w:tr w:rsidR="00220C69" w:rsidRPr="000725FC" w:rsidTr="00220C69">
              <w:tblPrEx>
                <w:tblCellMar>
                  <w:top w:w="0" w:type="dxa"/>
                  <w:bottom w:w="0" w:type="dxa"/>
                </w:tblCellMar>
              </w:tblPrEx>
              <w:trPr>
                <w:cantSplit/>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100 &lt; N ≤  300</w:t>
                  </w:r>
                </w:p>
              </w:tc>
              <w:tc>
                <w:tcPr>
                  <w:tcW w:w="2409"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2</w:t>
                  </w:r>
                </w:p>
              </w:tc>
              <w:tc>
                <w:tcPr>
                  <w:tcW w:w="2127"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1</w:t>
                  </w:r>
                </w:p>
              </w:tc>
            </w:tr>
            <w:tr w:rsidR="00220C69" w:rsidRPr="000725FC" w:rsidTr="00220C69">
              <w:tblPrEx>
                <w:tblCellMar>
                  <w:top w:w="0" w:type="dxa"/>
                  <w:bottom w:w="0" w:type="dxa"/>
                </w:tblCellMar>
              </w:tblPrEx>
              <w:trPr>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300 &lt; N ≤  2000</w:t>
                  </w:r>
                </w:p>
              </w:tc>
              <w:tc>
                <w:tcPr>
                  <w:tcW w:w="2409"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3</w:t>
                  </w:r>
                </w:p>
              </w:tc>
              <w:tc>
                <w:tcPr>
                  <w:tcW w:w="2127"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2</w:t>
                  </w:r>
                </w:p>
              </w:tc>
            </w:tr>
            <w:tr w:rsidR="00220C69" w:rsidRPr="000725FC" w:rsidTr="00220C69">
              <w:tblPrEx>
                <w:tblCellMar>
                  <w:top w:w="0" w:type="dxa"/>
                  <w:bottom w:w="0" w:type="dxa"/>
                </w:tblCellMar>
              </w:tblPrEx>
              <w:trPr>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 xml:space="preserve">2000 </w:t>
                  </w:r>
                  <w:r w:rsidRPr="000725FC">
                    <w:rPr>
                      <w:rFonts w:ascii="Times New Roman" w:hAnsi="Times New Roman"/>
                      <w:bCs w:val="0"/>
                      <w:noProof w:val="0"/>
                      <w:color w:val="000000"/>
                      <w:sz w:val="26"/>
                      <w:lang w:val="en-GB"/>
                    </w:rPr>
                    <w:sym w:font="Symbol" w:char="F03C"/>
                  </w:r>
                  <w:r w:rsidRPr="000725FC">
                    <w:rPr>
                      <w:rFonts w:ascii="Times New Roman" w:hAnsi="Times New Roman"/>
                      <w:bCs w:val="0"/>
                      <w:noProof w:val="0"/>
                      <w:color w:val="000000"/>
                      <w:sz w:val="26"/>
                      <w:lang w:val="en-GB"/>
                    </w:rPr>
                    <w:t xml:space="preserve"> N ≤  5000</w:t>
                  </w:r>
                </w:p>
              </w:tc>
              <w:tc>
                <w:tcPr>
                  <w:tcW w:w="2409"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6</w:t>
                  </w:r>
                </w:p>
              </w:tc>
              <w:tc>
                <w:tcPr>
                  <w:tcW w:w="2127"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3</w:t>
                  </w:r>
                </w:p>
              </w:tc>
            </w:tr>
            <w:tr w:rsidR="00220C69" w:rsidRPr="000725FC" w:rsidTr="00220C69">
              <w:tblPrEx>
                <w:tblCellMar>
                  <w:top w:w="0" w:type="dxa"/>
                  <w:bottom w:w="0" w:type="dxa"/>
                </w:tblCellMar>
              </w:tblPrEx>
              <w:trPr>
                <w:jc w:val="center"/>
              </w:trPr>
              <w:tc>
                <w:tcPr>
                  <w:tcW w:w="3104" w:type="dxa"/>
                </w:tcPr>
                <w:p w:rsidR="00220C69" w:rsidRPr="000725FC" w:rsidRDefault="00220C69" w:rsidP="00220C69">
                  <w:pPr>
                    <w:jc w:val="both"/>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 xml:space="preserve">5000 </w:t>
                  </w:r>
                  <w:r w:rsidRPr="000725FC">
                    <w:rPr>
                      <w:rFonts w:ascii="Times New Roman" w:hAnsi="Times New Roman"/>
                      <w:bCs w:val="0"/>
                      <w:noProof w:val="0"/>
                      <w:color w:val="000000"/>
                      <w:sz w:val="26"/>
                      <w:lang w:val="en-GB"/>
                    </w:rPr>
                    <w:sym w:font="Symbol" w:char="F03C"/>
                  </w:r>
                  <w:r w:rsidRPr="000725FC">
                    <w:rPr>
                      <w:rFonts w:ascii="Times New Roman" w:hAnsi="Times New Roman"/>
                      <w:bCs w:val="0"/>
                      <w:noProof w:val="0"/>
                      <w:color w:val="000000"/>
                      <w:sz w:val="26"/>
                      <w:lang w:val="en-GB"/>
                    </w:rPr>
                    <w:t xml:space="preserve"> N ≤ 10000</w:t>
                  </w:r>
                </w:p>
              </w:tc>
              <w:tc>
                <w:tcPr>
                  <w:tcW w:w="2409"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10</w:t>
                  </w:r>
                </w:p>
              </w:tc>
              <w:tc>
                <w:tcPr>
                  <w:tcW w:w="2127" w:type="dxa"/>
                </w:tcPr>
                <w:p w:rsidR="00220C69" w:rsidRPr="000725FC" w:rsidRDefault="00220C69" w:rsidP="00220C69">
                  <w:pPr>
                    <w:jc w:val="center"/>
                    <w:rPr>
                      <w:rFonts w:ascii="Times New Roman" w:hAnsi="Times New Roman"/>
                      <w:bCs w:val="0"/>
                      <w:noProof w:val="0"/>
                      <w:color w:val="000000"/>
                      <w:sz w:val="26"/>
                      <w:lang w:val="en-GB"/>
                    </w:rPr>
                  </w:pPr>
                  <w:r w:rsidRPr="000725FC">
                    <w:rPr>
                      <w:rFonts w:ascii="Times New Roman" w:hAnsi="Times New Roman"/>
                      <w:bCs w:val="0"/>
                      <w:noProof w:val="0"/>
                      <w:color w:val="000000"/>
                      <w:sz w:val="26"/>
                      <w:lang w:val="en-GB"/>
                    </w:rPr>
                    <w:t>5</w:t>
                  </w:r>
                </w:p>
              </w:tc>
            </w:tr>
          </w:tbl>
          <w:p w:rsidR="00220C69" w:rsidRPr="000725FC" w:rsidRDefault="00220C69" w:rsidP="00220C69">
            <w:pPr>
              <w:suppressAutoHyphens/>
              <w:spacing w:before="120" w:after="120"/>
              <w:ind w:right="-72" w:firstLine="650"/>
              <w:jc w:val="both"/>
              <w:rPr>
                <w:rFonts w:ascii="Times New Roman" w:hAnsi="Times New Roman"/>
                <w:bCs w:val="0"/>
                <w:noProof w:val="0"/>
                <w:color w:val="000000"/>
                <w:spacing w:val="-4"/>
                <w:sz w:val="26"/>
                <w:szCs w:val="26"/>
                <w:lang w:val="en-GB" w:eastAsia="x-none"/>
              </w:rPr>
            </w:pPr>
            <w:r w:rsidRPr="000725FC">
              <w:rPr>
                <w:rFonts w:ascii="Times New Roman" w:hAnsi="Times New Roman"/>
                <w:bCs w:val="0"/>
                <w:noProof w:val="0"/>
                <w:color w:val="000000"/>
                <w:spacing w:val="-4"/>
                <w:sz w:val="26"/>
                <w:szCs w:val="26"/>
                <w:lang w:val="en-GB" w:eastAsia="x-none"/>
              </w:rPr>
              <w:t>Khi số cách điện liên quan lớn hơn 10000 cái thì được chia thành một số lô tối ưu bằng nhau gồm khoảng từ 2000 đến 10000 cái. Kết quả thử nghiệm được đánh giá riêng cho từng lô.</w:t>
            </w:r>
          </w:p>
          <w:p w:rsidR="00220C69" w:rsidRPr="000725FC" w:rsidRDefault="00220C69" w:rsidP="00220C69">
            <w:pPr>
              <w:suppressAutoHyphens/>
              <w:spacing w:after="120"/>
              <w:ind w:right="-72" w:firstLine="650"/>
              <w:jc w:val="both"/>
              <w:rPr>
                <w:rFonts w:ascii="Times New Roman" w:hAnsi="Times New Roman"/>
                <w:bCs w:val="0"/>
                <w:noProof w:val="0"/>
                <w:color w:val="000000"/>
                <w:spacing w:val="-4"/>
                <w:sz w:val="26"/>
                <w:szCs w:val="26"/>
                <w:lang w:val="en-GB" w:eastAsia="x-none"/>
              </w:rPr>
            </w:pPr>
            <w:r w:rsidRPr="000725FC">
              <w:rPr>
                <w:rFonts w:ascii="Times New Roman" w:hAnsi="Times New Roman"/>
                <w:bCs w:val="0"/>
                <w:noProof w:val="0"/>
                <w:color w:val="000000"/>
                <w:spacing w:val="-4"/>
                <w:sz w:val="26"/>
                <w:szCs w:val="26"/>
                <w:lang w:val="en-GB" w:eastAsia="x-none"/>
              </w:rPr>
              <w:t>Số lượng cách điện dùng cho thử nghiệm nghiệm thu không bao gồm trong số lượng cách điện chỉ định trong bảng phạm vi cung cấp của hồ sơ mời thầu/hợp đồng. Tất cả các chi phí kiểm tra và thử nghiệm bao gồm trong giá chào. Nếu một mẫu thử nào đó không đạt yêu cầu coi như lô hàng không đạt yêu cầu thử nghiệm nghiệm thu và bên mua sẽ có quyền từ chối không nhận hàng mà không chịu bất kỳ một phí tổn nào.</w:t>
            </w:r>
          </w:p>
          <w:p w:rsidR="00220C69" w:rsidRPr="000725FC" w:rsidRDefault="00220C69" w:rsidP="00220C69">
            <w:pPr>
              <w:spacing w:after="120"/>
              <w:ind w:left="650"/>
              <w:jc w:val="both"/>
              <w:rPr>
                <w:rFonts w:ascii="Times New Roman" w:hAnsi="Times New Roman"/>
                <w:bCs w:val="0"/>
                <w:noProof w:val="0"/>
                <w:color w:val="000000"/>
                <w:sz w:val="26"/>
                <w:szCs w:val="26"/>
                <w:lang w:val="en-GB"/>
              </w:rPr>
            </w:pPr>
            <w:r w:rsidRPr="000725FC">
              <w:rPr>
                <w:rFonts w:ascii="Times New Roman" w:hAnsi="Times New Roman"/>
                <w:bCs w:val="0"/>
                <w:noProof w:val="0"/>
                <w:color w:val="000000"/>
                <w:sz w:val="26"/>
                <w:szCs w:val="26"/>
                <w:lang w:val="en-GB"/>
              </w:rPr>
              <w:t>Qui trình thử nghiệm để nghiệm thu được thực hiện như  sau:</w:t>
            </w:r>
          </w:p>
          <w:p w:rsidR="00220C69" w:rsidRPr="000725FC" w:rsidRDefault="00220C69" w:rsidP="00220C69">
            <w:pPr>
              <w:numPr>
                <w:ilvl w:val="0"/>
                <w:numId w:val="29"/>
              </w:numPr>
              <w:tabs>
                <w:tab w:val="num" w:pos="1117"/>
              </w:tabs>
              <w:suppressAutoHyphens/>
              <w:spacing w:after="120"/>
              <w:ind w:left="111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lastRenderedPageBreak/>
              <w:t>Kiểm tra ngoại quan, kích thước, so với hàng mẫu nộp theo hợp đồng (E1)</w:t>
            </w:r>
          </w:p>
          <w:p w:rsidR="00220C69" w:rsidRPr="000725FC" w:rsidRDefault="00220C69" w:rsidP="00220C69">
            <w:pPr>
              <w:numPr>
                <w:ilvl w:val="0"/>
                <w:numId w:val="29"/>
              </w:numPr>
              <w:tabs>
                <w:tab w:val="num" w:pos="1117"/>
              </w:tabs>
              <w:suppressAutoHyphens/>
              <w:spacing w:after="120"/>
              <w:ind w:left="111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Khả năng chịu điện áp đánh thủng (E2)</w:t>
            </w:r>
          </w:p>
          <w:p w:rsidR="00220C69" w:rsidRPr="000725FC" w:rsidRDefault="00220C69" w:rsidP="00220C69">
            <w:pPr>
              <w:numPr>
                <w:ilvl w:val="0"/>
                <w:numId w:val="29"/>
              </w:numPr>
              <w:tabs>
                <w:tab w:val="num" w:pos="1117"/>
              </w:tabs>
              <w:suppressAutoHyphens/>
              <w:spacing w:after="120"/>
              <w:ind w:left="1117"/>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Thử khả năng chống cháy (E2)</w:t>
            </w:r>
          </w:p>
          <w:p w:rsidR="00220C69" w:rsidRPr="000725FC" w:rsidRDefault="00220C69" w:rsidP="00220C69">
            <w:pPr>
              <w:spacing w:before="120"/>
              <w:ind w:firstLine="567"/>
              <w:jc w:val="both"/>
              <w:rPr>
                <w:rFonts w:ascii="Times New Roman" w:hAnsi="Times New Roman"/>
                <w:bCs w:val="0"/>
                <w:i/>
                <w:noProof w:val="0"/>
                <w:color w:val="000000"/>
                <w:sz w:val="26"/>
                <w:szCs w:val="26"/>
              </w:rPr>
            </w:pPr>
            <w:r w:rsidRPr="000725FC">
              <w:rPr>
                <w:rFonts w:ascii="Times New Roman" w:hAnsi="Times New Roman"/>
                <w:bCs w:val="0"/>
                <w:i/>
                <w:noProof w:val="0"/>
                <w:color w:val="000000"/>
                <w:sz w:val="26"/>
                <w:szCs w:val="26"/>
              </w:rPr>
              <w:t>Lưu ý: Nhằm kiểm soát được chất lượng công tác thí nghiệm và tiết giảm chi phí, trên cơ sở năng lực tự có, Bên Mua có quyền tự thực hiện toàn bộ hoặc một phần các hạng mục thử nghiệm nghiệm thu nêu trên dưới sự chứng kiến của Bên bán, miễn là phải nêu rõ nội dung tự thực hiện thí nghiệm (bao gồm hạng mục, phương pháp thử và đánh giá kết quả) trong hồ sơ mời thầu và trong hợp đồng để các Bên tuân thủ thực hiện.</w:t>
            </w:r>
          </w:p>
          <w:p w:rsidR="00220C69" w:rsidRPr="000725FC" w:rsidRDefault="00220C69" w:rsidP="00220C69">
            <w:pPr>
              <w:numPr>
                <w:ilvl w:val="0"/>
                <w:numId w:val="26"/>
              </w:numPr>
              <w:tabs>
                <w:tab w:val="num" w:pos="720"/>
              </w:tabs>
              <w:spacing w:after="240"/>
              <w:jc w:val="both"/>
              <w:rPr>
                <w:rFonts w:ascii="Times New Roman" w:hAnsi="Times New Roman"/>
                <w:bCs w:val="0"/>
                <w:noProof w:val="0"/>
                <w:color w:val="000000"/>
                <w:sz w:val="26"/>
                <w:szCs w:val="26"/>
                <w:lang w:val="x-none" w:eastAsia="x-none"/>
              </w:rPr>
            </w:pPr>
            <w:r w:rsidRPr="000725FC">
              <w:rPr>
                <w:rFonts w:ascii="Times New Roman" w:hAnsi="Times New Roman"/>
                <w:bCs w:val="0"/>
                <w:noProof w:val="0"/>
                <w:color w:val="000000"/>
                <w:sz w:val="26"/>
                <w:szCs w:val="26"/>
                <w:lang w:val="x-none" w:eastAsia="x-none"/>
              </w:rPr>
              <w:t>BẢNG THÔNG SỐ KỸ THUẬT</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4110"/>
              <w:gridCol w:w="1701"/>
            </w:tblGrid>
            <w:tr w:rsidR="00220C69" w:rsidRPr="000725FC" w:rsidTr="00220C69">
              <w:tblPrEx>
                <w:tblCellMar>
                  <w:top w:w="0" w:type="dxa"/>
                  <w:bottom w:w="0" w:type="dxa"/>
                </w:tblCellMar>
              </w:tblPrEx>
              <w:trPr>
                <w:tblHeader/>
              </w:trPr>
              <w:tc>
                <w:tcPr>
                  <w:tcW w:w="567" w:type="dxa"/>
                  <w:shd w:val="pct5" w:color="auto" w:fill="auto"/>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Stt</w:t>
                  </w:r>
                </w:p>
              </w:tc>
              <w:tc>
                <w:tcPr>
                  <w:tcW w:w="2694" w:type="dxa"/>
                  <w:shd w:val="pct5" w:color="auto" w:fill="auto"/>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hint="eastAsia"/>
                      <w:bCs w:val="0"/>
                      <w:noProof w:val="0"/>
                      <w:color w:val="000000"/>
                      <w:sz w:val="26"/>
                      <w:szCs w:val="26"/>
                    </w:rPr>
                    <w:t>Đ</w:t>
                  </w:r>
                  <w:r w:rsidRPr="000725FC">
                    <w:rPr>
                      <w:rFonts w:ascii="Times New Roman" w:hAnsi="Times New Roman"/>
                      <w:bCs w:val="0"/>
                      <w:noProof w:val="0"/>
                      <w:color w:val="000000"/>
                      <w:sz w:val="26"/>
                      <w:szCs w:val="26"/>
                    </w:rPr>
                    <w:t>ặc tính</w:t>
                  </w:r>
                </w:p>
              </w:tc>
              <w:tc>
                <w:tcPr>
                  <w:tcW w:w="4110" w:type="dxa"/>
                  <w:shd w:val="pct5" w:color="auto" w:fill="auto"/>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Yêu cầu</w:t>
                  </w:r>
                </w:p>
              </w:tc>
              <w:tc>
                <w:tcPr>
                  <w:tcW w:w="1701" w:type="dxa"/>
                  <w:shd w:val="pct5" w:color="auto" w:fill="auto"/>
                </w:tcPr>
                <w:p w:rsidR="00220C69" w:rsidRPr="000725FC" w:rsidRDefault="00220C69" w:rsidP="00220C69">
                  <w:pPr>
                    <w:jc w:val="center"/>
                    <w:rPr>
                      <w:rFonts w:ascii="Times New Roman" w:hAnsi="Times New Roman"/>
                      <w:bCs w:val="0"/>
                      <w:i/>
                      <w:noProof w:val="0"/>
                      <w:color w:val="000000"/>
                      <w:sz w:val="26"/>
                      <w:szCs w:val="26"/>
                    </w:rPr>
                  </w:pPr>
                  <w:r w:rsidRPr="000725FC">
                    <w:rPr>
                      <w:rFonts w:ascii="Times New Roman" w:hAnsi="Times New Roman"/>
                      <w:bCs w:val="0"/>
                      <w:noProof w:val="0"/>
                      <w:color w:val="000000"/>
                      <w:sz w:val="26"/>
                      <w:szCs w:val="26"/>
                    </w:rPr>
                    <w:t>Chào thầu</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Nhà sản xuất</w:t>
                  </w:r>
                </w:p>
              </w:tc>
              <w:tc>
                <w:tcPr>
                  <w:tcW w:w="4110" w:type="dxa"/>
                </w:tcPr>
                <w:p w:rsidR="00220C69" w:rsidRPr="000725FC" w:rsidRDefault="00220C69" w:rsidP="00220C69">
                  <w:pPr>
                    <w:jc w:val="center"/>
                    <w:rPr>
                      <w:rFonts w:ascii="Times New Roman" w:hAnsi="Times New Roman"/>
                      <w:bCs w:val="0"/>
                      <w:noProof w:val="0"/>
                      <w:snapToGrid w:val="0"/>
                      <w:color w:val="000000"/>
                    </w:rPr>
                  </w:pPr>
                  <w:r w:rsidRPr="000725FC">
                    <w:rPr>
                      <w:rFonts w:ascii="Times New Roman" w:hAnsi="Times New Roman"/>
                      <w:bCs w:val="0"/>
                      <w:noProof w:val="0"/>
                      <w:snapToGrid w:val="0"/>
                      <w:color w:val="000000"/>
                    </w:rPr>
                    <w:t>Khai báo bởi nhà thầu</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Nước sản xuất</w:t>
                  </w:r>
                </w:p>
              </w:tc>
              <w:tc>
                <w:tcPr>
                  <w:tcW w:w="4110" w:type="dxa"/>
                </w:tcPr>
                <w:p w:rsidR="00220C69" w:rsidRPr="000725FC" w:rsidRDefault="00220C69" w:rsidP="00220C69">
                  <w:pPr>
                    <w:jc w:val="center"/>
                    <w:rPr>
                      <w:rFonts w:ascii="Times New Roman" w:hAnsi="Times New Roman"/>
                      <w:bCs w:val="0"/>
                      <w:noProof w:val="0"/>
                      <w:snapToGrid w:val="0"/>
                      <w:color w:val="000000"/>
                    </w:rPr>
                  </w:pPr>
                  <w:r w:rsidRPr="000725FC">
                    <w:rPr>
                      <w:rFonts w:ascii="Times New Roman" w:hAnsi="Times New Roman"/>
                      <w:bCs w:val="0"/>
                      <w:noProof w:val="0"/>
                      <w:snapToGrid w:val="0"/>
                      <w:color w:val="000000"/>
                    </w:rPr>
                    <w:t>Khai báo bởi nhà thầu</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Mã hiệu</w:t>
                  </w:r>
                </w:p>
              </w:tc>
              <w:tc>
                <w:tcPr>
                  <w:tcW w:w="4110" w:type="dxa"/>
                </w:tcPr>
                <w:p w:rsidR="00220C69" w:rsidRPr="000725FC" w:rsidRDefault="00220C69" w:rsidP="00220C69">
                  <w:pPr>
                    <w:jc w:val="center"/>
                    <w:rPr>
                      <w:rFonts w:ascii="Times New Roman" w:hAnsi="Times New Roman"/>
                      <w:bCs w:val="0"/>
                      <w:noProof w:val="0"/>
                      <w:snapToGrid w:val="0"/>
                      <w:color w:val="000000"/>
                    </w:rPr>
                  </w:pPr>
                  <w:r w:rsidRPr="000725FC">
                    <w:rPr>
                      <w:rFonts w:ascii="Times New Roman" w:hAnsi="Times New Roman"/>
                      <w:bCs w:val="0"/>
                      <w:noProof w:val="0"/>
                      <w:snapToGrid w:val="0"/>
                      <w:color w:val="000000"/>
                    </w:rPr>
                    <w:t>Khai báo bởi nhà thầu</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Tiêu chuẩn quản lý chất lượng sản phẩm</w:t>
                  </w:r>
                </w:p>
              </w:tc>
              <w:tc>
                <w:tcPr>
                  <w:tcW w:w="4110" w:type="dxa"/>
                </w:tcPr>
                <w:p w:rsidR="00220C69" w:rsidRPr="000725FC" w:rsidRDefault="00220C69" w:rsidP="00220C69">
                  <w:pPr>
                    <w:jc w:val="center"/>
                    <w:rPr>
                      <w:rFonts w:ascii="Times New Roman" w:hAnsi="Times New Roman"/>
                      <w:bCs w:val="0"/>
                      <w:noProof w:val="0"/>
                      <w:snapToGrid w:val="0"/>
                      <w:color w:val="000000"/>
                    </w:rPr>
                  </w:pPr>
                  <w:r w:rsidRPr="000725FC">
                    <w:rPr>
                      <w:rFonts w:ascii="Times New Roman" w:hAnsi="Times New Roman"/>
                      <w:bCs w:val="0"/>
                      <w:noProof w:val="0"/>
                      <w:snapToGrid w:val="0"/>
                      <w:color w:val="000000"/>
                    </w:rPr>
                    <w:t>ISO 9001</w:t>
                  </w:r>
                </w:p>
              </w:tc>
              <w:tc>
                <w:tcPr>
                  <w:tcW w:w="1701" w:type="dxa"/>
                </w:tcPr>
                <w:p w:rsidR="00220C69" w:rsidRPr="000725FC" w:rsidRDefault="00220C69" w:rsidP="00220C69">
                  <w:pPr>
                    <w:suppressAutoHyphens/>
                    <w:jc w:val="both"/>
                    <w:rPr>
                      <w:rFonts w:ascii="Times New Roman" w:hAnsi="Times New Roman"/>
                      <w:bCs w:val="0"/>
                      <w:i/>
                      <w:noProof w:val="0"/>
                      <w:sz w:val="26"/>
                      <w:szCs w:val="20"/>
                      <w:lang w:val="x-none" w:eastAsia="x-none"/>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color w:val="000000"/>
                    </w:rPr>
                  </w:pPr>
                  <w:r w:rsidRPr="000725FC">
                    <w:rPr>
                      <w:rFonts w:ascii="Times New Roman" w:hAnsi="Times New Roman"/>
                      <w:bCs w:val="0"/>
                      <w:noProof w:val="0"/>
                      <w:color w:val="000000"/>
                    </w:rPr>
                    <w:t>Tiêu chuẩn áp dụng</w:t>
                  </w:r>
                </w:p>
              </w:tc>
              <w:tc>
                <w:tcPr>
                  <w:tcW w:w="4110" w:type="dxa"/>
                </w:tcPr>
                <w:p w:rsidR="00220C69" w:rsidRPr="000725FC" w:rsidRDefault="00220C69" w:rsidP="00220C69">
                  <w:pPr>
                    <w:jc w:val="both"/>
                    <w:rPr>
                      <w:rFonts w:ascii="Times New Roman" w:hAnsi="Times New Roman"/>
                      <w:bCs w:val="0"/>
                      <w:noProof w:val="0"/>
                      <w:color w:val="000000"/>
                    </w:rPr>
                  </w:pPr>
                  <w:r w:rsidRPr="000725FC">
                    <w:rPr>
                      <w:rFonts w:ascii="Times New Roman" w:hAnsi="Times New Roman"/>
                      <w:bCs w:val="0"/>
                      <w:noProof w:val="0"/>
                      <w:color w:val="000000"/>
                    </w:rPr>
                    <w:t>IEC 60707, IEC 62217 và TCVN hoặc tương đương</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rPr>
                  </w:pPr>
                  <w:r w:rsidRPr="000725FC">
                    <w:rPr>
                      <w:rFonts w:ascii="Times New Roman" w:hAnsi="Times New Roman"/>
                      <w:bCs w:val="0"/>
                      <w:noProof w:val="0"/>
                      <w:color w:val="000000"/>
                    </w:rPr>
                    <w:t>Loại</w:t>
                  </w:r>
                </w:p>
              </w:tc>
              <w:tc>
                <w:tcPr>
                  <w:tcW w:w="4110" w:type="dxa"/>
                </w:tcPr>
                <w:p w:rsidR="00220C69" w:rsidRPr="000725FC" w:rsidRDefault="00220C69" w:rsidP="00220C69">
                  <w:pPr>
                    <w:widowControl w:val="0"/>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Cách điện sử dụng trên đường dây phân phối trên không 22kV sẽ là loại cách điện Polymer (silicone rubber</w:t>
                  </w:r>
                  <w:proofErr w:type="gramStart"/>
                  <w:r w:rsidRPr="000725FC">
                    <w:rPr>
                      <w:rFonts w:ascii="Times New Roman" w:hAnsi="Times New Roman"/>
                      <w:bCs w:val="0"/>
                      <w:noProof w:val="0"/>
                      <w:snapToGrid w:val="0"/>
                      <w:color w:val="000000"/>
                    </w:rPr>
                    <w:t>)  có</w:t>
                  </w:r>
                  <w:proofErr w:type="gramEnd"/>
                  <w:r w:rsidRPr="000725FC">
                    <w:rPr>
                      <w:rFonts w:ascii="Times New Roman" w:hAnsi="Times New Roman"/>
                      <w:bCs w:val="0"/>
                      <w:noProof w:val="0"/>
                      <w:snapToGrid w:val="0"/>
                      <w:color w:val="000000"/>
                    </w:rPr>
                    <w:t xml:space="preserve">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rPr>
                  </w:pPr>
                  <w:r w:rsidRPr="000725FC">
                    <w:rPr>
                      <w:rFonts w:ascii="Times New Roman" w:hAnsi="Times New Roman"/>
                      <w:bCs w:val="0"/>
                      <w:noProof w:val="0"/>
                    </w:rPr>
                    <w:t>Vật liệu cách điện</w:t>
                  </w:r>
                </w:p>
              </w:tc>
              <w:tc>
                <w:tcPr>
                  <w:tcW w:w="4110" w:type="dxa"/>
                </w:tcPr>
                <w:p w:rsidR="00220C69" w:rsidRPr="000725FC" w:rsidRDefault="00220C69" w:rsidP="00220C69">
                  <w:pPr>
                    <w:jc w:val="center"/>
                    <w:rPr>
                      <w:rFonts w:ascii="Times New Roman" w:hAnsi="Times New Roman"/>
                      <w:bCs w:val="0"/>
                      <w:noProof w:val="0"/>
                    </w:rPr>
                  </w:pPr>
                  <w:r w:rsidRPr="000725FC">
                    <w:rPr>
                      <w:rFonts w:ascii="Times New Roman" w:hAnsi="Times New Roman"/>
                      <w:bCs w:val="0"/>
                      <w:noProof w:val="0"/>
                    </w:rPr>
                    <w:t>Polymer (cao su silicon hoặc hỗn hợp silicone)</w:t>
                  </w:r>
                </w:p>
                <w:p w:rsidR="00220C69" w:rsidRPr="000725FC" w:rsidRDefault="00220C69" w:rsidP="00220C69">
                  <w:pPr>
                    <w:tabs>
                      <w:tab w:val="left" w:pos="1080"/>
                    </w:tabs>
                    <w:jc w:val="center"/>
                    <w:rPr>
                      <w:rFonts w:ascii="Times New Roman" w:hAnsi="Times New Roman"/>
                      <w:bCs w:val="0"/>
                      <w:noProof w:val="0"/>
                    </w:rPr>
                  </w:pPr>
                  <w:r w:rsidRPr="000725FC">
                    <w:rPr>
                      <w:rFonts w:ascii="Times New Roman" w:hAnsi="Times New Roman"/>
                      <w:bCs w:val="0"/>
                      <w:noProof w:val="0"/>
                    </w:rPr>
                    <w:t>Trên thân cách điện phải có tên của Nhà sản xuất được đúc nổi.</w:t>
                  </w:r>
                </w:p>
              </w:tc>
              <w:tc>
                <w:tcPr>
                  <w:tcW w:w="1701" w:type="dxa"/>
                </w:tcPr>
                <w:p w:rsidR="00220C69" w:rsidRPr="000725FC" w:rsidRDefault="00220C69" w:rsidP="00220C69">
                  <w:pPr>
                    <w:rPr>
                      <w:rFonts w:ascii="Times New Roman" w:hAnsi="Times New Roman"/>
                      <w:bCs w:val="0"/>
                      <w:noProof w:val="0"/>
                      <w:snapToGrid w:val="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rPr>
                  </w:pPr>
                  <w:r w:rsidRPr="000725FC">
                    <w:rPr>
                      <w:rFonts w:ascii="Times New Roman" w:hAnsi="Times New Roman"/>
                      <w:bCs w:val="0"/>
                      <w:noProof w:val="0"/>
                      <w:color w:val="000000"/>
                    </w:rPr>
                    <w:t>Màu cách điện</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rPr>
                  </w:pPr>
                  <w:r w:rsidRPr="000725FC">
                    <w:rPr>
                      <w:rFonts w:ascii="Times New Roman" w:hAnsi="Times New Roman"/>
                      <w:bCs w:val="0"/>
                      <w:noProof w:val="0"/>
                      <w:color w:val="000000"/>
                    </w:rPr>
                    <w:t>Phạm vi sử dụng trên đường kính đầu sứ</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90 – 120 – 145 mm</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rPr>
                  </w:pPr>
                  <w:r w:rsidRPr="000725FC">
                    <w:rPr>
                      <w:rFonts w:ascii="Times New Roman" w:hAnsi="Times New Roman"/>
                      <w:bCs w:val="0"/>
                      <w:noProof w:val="0"/>
                      <w:color w:val="000000"/>
                    </w:rPr>
                    <w:t>Điện áp làm việc định mức</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0.6 - 36 kVrms</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spacing w:after="120"/>
                    <w:jc w:val="both"/>
                    <w:rPr>
                      <w:rFonts w:ascii="Times New Roman" w:hAnsi="Times New Roman"/>
                      <w:bCs w:val="0"/>
                      <w:noProof w:val="0"/>
                      <w:color w:val="000000"/>
                    </w:rPr>
                  </w:pPr>
                  <w:r w:rsidRPr="000725FC">
                    <w:rPr>
                      <w:rFonts w:ascii="Times New Roman" w:hAnsi="Times New Roman"/>
                      <w:bCs w:val="0"/>
                      <w:noProof w:val="0"/>
                      <w:color w:val="000000"/>
                    </w:rPr>
                    <w:t>Khả năng chịu nhiệt</w:t>
                  </w:r>
                </w:p>
                <w:p w:rsidR="00220C69" w:rsidRPr="000725FC" w:rsidRDefault="00220C69" w:rsidP="00220C69">
                  <w:pPr>
                    <w:tabs>
                      <w:tab w:val="left" w:pos="1440"/>
                      <w:tab w:val="left" w:pos="6237"/>
                    </w:tabs>
                    <w:jc w:val="both"/>
                    <w:rPr>
                      <w:rFonts w:ascii="Times New Roman" w:hAnsi="Times New Roman"/>
                      <w:bCs w:val="0"/>
                      <w:noProof w:val="0"/>
                      <w:color w:val="000000"/>
                    </w:rPr>
                  </w:pPr>
                </w:p>
              </w:tc>
              <w:tc>
                <w:tcPr>
                  <w:tcW w:w="4110" w:type="dxa"/>
                </w:tcPr>
                <w:p w:rsidR="00220C69" w:rsidRPr="000725FC" w:rsidRDefault="00220C69" w:rsidP="00220C69">
                  <w:pPr>
                    <w:jc w:val="center"/>
                    <w:rPr>
                      <w:rFonts w:ascii="Times New Roman" w:hAnsi="Times New Roman"/>
                      <w:bCs w:val="0"/>
                      <w:noProof w:val="0"/>
                      <w:color w:val="000000"/>
                    </w:rPr>
                  </w:pPr>
                  <w:r w:rsidRPr="000725FC">
                    <w:rPr>
                      <w:rFonts w:ascii="Times New Roman" w:hAnsi="Times New Roman"/>
                      <w:bCs w:val="0"/>
                      <w:noProof w:val="0"/>
                      <w:color w:val="000000"/>
                    </w:rPr>
                    <w:t xml:space="preserve">250 </w:t>
                  </w:r>
                  <w:r w:rsidRPr="000725FC">
                    <w:rPr>
                      <w:rFonts w:ascii="Times New Roman" w:hAnsi="Times New Roman"/>
                      <w:bCs w:val="0"/>
                      <w:noProof w:val="0"/>
                      <w:color w:val="000000"/>
                      <w:vertAlign w:val="superscript"/>
                    </w:rPr>
                    <w:t>0</w:t>
                  </w:r>
                  <w:r w:rsidRPr="000725FC">
                    <w:rPr>
                      <w:rFonts w:ascii="Times New Roman" w:hAnsi="Times New Roman"/>
                      <w:bCs w:val="0"/>
                      <w:noProof w:val="0"/>
                      <w:color w:val="000000"/>
                    </w:rPr>
                    <w:t>C trong  5 giây</w:t>
                  </w:r>
                </w:p>
                <w:p w:rsidR="00220C69" w:rsidRPr="000725FC" w:rsidRDefault="00220C69" w:rsidP="00220C69">
                  <w:pPr>
                    <w:jc w:val="center"/>
                    <w:rPr>
                      <w:rFonts w:ascii="Times New Roman" w:hAnsi="Times New Roman"/>
                      <w:bCs w:val="0"/>
                      <w:noProof w:val="0"/>
                      <w:color w:val="000000"/>
                    </w:rPr>
                  </w:pPr>
                  <w:r w:rsidRPr="000725FC">
                    <w:rPr>
                      <w:rFonts w:ascii="Times New Roman" w:hAnsi="Times New Roman"/>
                      <w:bCs w:val="0"/>
                      <w:noProof w:val="0"/>
                      <w:color w:val="000000"/>
                    </w:rPr>
                    <w:t xml:space="preserve">180 </w:t>
                  </w:r>
                  <w:r w:rsidRPr="000725FC">
                    <w:rPr>
                      <w:rFonts w:ascii="Times New Roman" w:hAnsi="Times New Roman"/>
                      <w:bCs w:val="0"/>
                      <w:noProof w:val="0"/>
                      <w:color w:val="000000"/>
                      <w:vertAlign w:val="superscript"/>
                    </w:rPr>
                    <w:t>0</w:t>
                  </w:r>
                  <w:r w:rsidRPr="000725FC">
                    <w:rPr>
                      <w:rFonts w:ascii="Times New Roman" w:hAnsi="Times New Roman"/>
                      <w:bCs w:val="0"/>
                      <w:noProof w:val="0"/>
                      <w:color w:val="000000"/>
                    </w:rPr>
                    <w:t>C trong  10 phút</w:t>
                  </w:r>
                </w:p>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 xml:space="preserve">135 </w:t>
                  </w:r>
                  <w:r w:rsidRPr="000725FC">
                    <w:rPr>
                      <w:rFonts w:ascii="Times New Roman" w:hAnsi="Times New Roman"/>
                      <w:bCs w:val="0"/>
                      <w:noProof w:val="0"/>
                      <w:color w:val="000000"/>
                      <w:vertAlign w:val="superscript"/>
                    </w:rPr>
                    <w:t>0</w:t>
                  </w:r>
                  <w:r w:rsidRPr="000725FC">
                    <w:rPr>
                      <w:rFonts w:ascii="Times New Roman" w:hAnsi="Times New Roman"/>
                      <w:bCs w:val="0"/>
                      <w:noProof w:val="0"/>
                      <w:color w:val="000000"/>
                    </w:rPr>
                    <w:t>C trong  4 giờ</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color w:val="000000"/>
                    </w:rPr>
                  </w:pPr>
                  <w:r w:rsidRPr="000725FC">
                    <w:rPr>
                      <w:rFonts w:ascii="Times New Roman" w:hAnsi="Times New Roman"/>
                      <w:bCs w:val="0"/>
                      <w:noProof w:val="0"/>
                      <w:color w:val="000000"/>
                    </w:rPr>
                    <w:t>Cấp chống cháy</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UL94</w:t>
                  </w:r>
                </w:p>
              </w:tc>
              <w:tc>
                <w:tcPr>
                  <w:tcW w:w="1701" w:type="dxa"/>
                </w:tcPr>
                <w:p w:rsidR="00220C69" w:rsidRPr="000725FC" w:rsidRDefault="00220C69" w:rsidP="00220C69">
                  <w:pPr>
                    <w:suppressAutoHyphens/>
                    <w:jc w:val="both"/>
                    <w:rPr>
                      <w:rFonts w:ascii="Times New Roman" w:hAnsi="Times New Roman"/>
                      <w:bCs w:val="0"/>
                      <w:i/>
                      <w:noProof w:val="0"/>
                      <w:sz w:val="26"/>
                      <w:szCs w:val="20"/>
                      <w:lang w:val="x-none" w:eastAsia="x-none"/>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color w:val="000000"/>
                    </w:rPr>
                  </w:pPr>
                  <w:r w:rsidRPr="000725FC">
                    <w:rPr>
                      <w:rFonts w:ascii="Times New Roman" w:hAnsi="Times New Roman"/>
                      <w:bCs w:val="0"/>
                      <w:noProof w:val="0"/>
                      <w:color w:val="000000"/>
                    </w:rPr>
                    <w:t>Khả năng chịu điện áp đánh thủng</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&gt; 36 KV / 1 phút</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color w:val="000000"/>
                    </w:rPr>
                  </w:pPr>
                  <w:r w:rsidRPr="000725FC">
                    <w:rPr>
                      <w:rFonts w:ascii="Times New Roman" w:hAnsi="Times New Roman"/>
                      <w:bCs w:val="0"/>
                      <w:noProof w:val="0"/>
                      <w:color w:val="000000"/>
                    </w:rPr>
                    <w:t>Độ bền xé rách</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rPr>
                    <w:sym w:font="Symbol" w:char="F0B3"/>
                  </w:r>
                  <w:r w:rsidRPr="000725FC">
                    <w:rPr>
                      <w:rFonts w:ascii="Times New Roman" w:hAnsi="Times New Roman"/>
                      <w:bCs w:val="0"/>
                      <w:noProof w:val="0"/>
                    </w:rPr>
                    <w:t xml:space="preserve"> 15.5 KN / m</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rPr>
                  </w:pPr>
                  <w:r w:rsidRPr="000725FC">
                    <w:rPr>
                      <w:rFonts w:ascii="Times New Roman" w:hAnsi="Times New Roman"/>
                      <w:bCs w:val="0"/>
                      <w:noProof w:val="0"/>
                      <w:color w:val="000000"/>
                    </w:rPr>
                    <w:t>Độ cứng (shore)</w:t>
                  </w:r>
                </w:p>
              </w:tc>
              <w:tc>
                <w:tcPr>
                  <w:tcW w:w="4110" w:type="dxa"/>
                </w:tcPr>
                <w:p w:rsidR="00220C69" w:rsidRPr="000725FC" w:rsidRDefault="00220C69" w:rsidP="00220C69">
                  <w:pPr>
                    <w:tabs>
                      <w:tab w:val="left" w:pos="1080"/>
                    </w:tabs>
                    <w:jc w:val="center"/>
                    <w:rPr>
                      <w:rFonts w:ascii="Times New Roman" w:hAnsi="Times New Roman"/>
                      <w:bCs w:val="0"/>
                      <w:noProof w:val="0"/>
                    </w:rPr>
                  </w:pPr>
                  <w:r w:rsidRPr="000725FC">
                    <w:rPr>
                      <w:rFonts w:ascii="Times New Roman" w:hAnsi="Times New Roman"/>
                      <w:bCs w:val="0"/>
                      <w:noProof w:val="0"/>
                    </w:rPr>
                    <w:t>50 -55</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Nhiệt độ môi trường tối đa</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t xml:space="preserve">50 </w:t>
                  </w:r>
                  <w:r w:rsidRPr="000725FC">
                    <w:rPr>
                      <w:rFonts w:ascii="Times New Roman" w:hAnsi="Times New Roman"/>
                      <w:bCs w:val="0"/>
                      <w:noProof w:val="0"/>
                      <w:color w:val="000000"/>
                      <w:vertAlign w:val="superscript"/>
                    </w:rPr>
                    <w:t>0</w:t>
                  </w:r>
                  <w:r w:rsidRPr="000725FC">
                    <w:rPr>
                      <w:rFonts w:ascii="Times New Roman" w:hAnsi="Times New Roman"/>
                      <w:bCs w:val="0"/>
                      <w:noProof w:val="0"/>
                      <w:color w:val="000000"/>
                    </w:rPr>
                    <w:t>C</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 xml:space="preserve">Độ ẩm môi trường </w:t>
                  </w:r>
                  <w:r w:rsidRPr="000725FC">
                    <w:rPr>
                      <w:rFonts w:ascii="Times New Roman" w:hAnsi="Times New Roman"/>
                      <w:bCs w:val="0"/>
                      <w:noProof w:val="0"/>
                      <w:snapToGrid w:val="0"/>
                      <w:color w:val="000000"/>
                    </w:rPr>
                    <w:lastRenderedPageBreak/>
                    <w:t>tương đối</w:t>
                  </w:r>
                </w:p>
              </w:tc>
              <w:tc>
                <w:tcPr>
                  <w:tcW w:w="4110" w:type="dxa"/>
                </w:tcPr>
                <w:p w:rsidR="00220C69" w:rsidRPr="000725FC" w:rsidRDefault="00220C69" w:rsidP="00220C69">
                  <w:pPr>
                    <w:tabs>
                      <w:tab w:val="left" w:pos="1080"/>
                    </w:tabs>
                    <w:jc w:val="center"/>
                    <w:rPr>
                      <w:rFonts w:ascii="Times New Roman" w:hAnsi="Times New Roman"/>
                      <w:bCs w:val="0"/>
                      <w:noProof w:val="0"/>
                      <w:color w:val="000000"/>
                    </w:rPr>
                  </w:pPr>
                  <w:r w:rsidRPr="000725FC">
                    <w:rPr>
                      <w:rFonts w:ascii="Times New Roman" w:hAnsi="Times New Roman"/>
                      <w:bCs w:val="0"/>
                      <w:noProof w:val="0"/>
                      <w:color w:val="000000"/>
                    </w:rPr>
                    <w:lastRenderedPageBreak/>
                    <w:t>90 %</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Bao gói</w:t>
                  </w:r>
                </w:p>
              </w:tc>
              <w:tc>
                <w:tcPr>
                  <w:tcW w:w="4110"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Cách điện phải được xếp cẩn thận trong thùng… đảm bảo cách điện không bị hư hỏng trong quá trình vận chuyển.</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Yêu cầu kiểm tra và thử nghiệm</w:t>
                  </w:r>
                </w:p>
              </w:tc>
              <w:tc>
                <w:tcPr>
                  <w:tcW w:w="4110" w:type="dxa"/>
                </w:tcPr>
                <w:p w:rsidR="00220C69" w:rsidRPr="000725FC" w:rsidRDefault="00220C69" w:rsidP="00220C69">
                  <w:pPr>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Đáp ứng yêu cầu ở phần III</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Catalog/bản vẽ thiết kế  của nhà sản xuất có đầy đủ thông số kỹ thuật  chi tiết để chứng minh đặc tính kỹ thuật sản phẩm chào đáp ứng yêu cầu kỹ thuật hồ sơ mời thầu</w:t>
                  </w:r>
                </w:p>
              </w:tc>
              <w:tc>
                <w:tcPr>
                  <w:tcW w:w="4110" w:type="dxa"/>
                </w:tcPr>
                <w:p w:rsidR="00220C69" w:rsidRPr="000725FC" w:rsidRDefault="00220C69" w:rsidP="00220C69">
                  <w:pPr>
                    <w:jc w:val="both"/>
                    <w:rPr>
                      <w:rFonts w:ascii="Times New Roman" w:hAnsi="Times New Roman"/>
                      <w:bCs w:val="0"/>
                      <w:noProof w:val="0"/>
                      <w:snapToGrid w:val="0"/>
                      <w:color w:val="000000"/>
                    </w:rPr>
                  </w:pPr>
                  <w:r w:rsidRPr="000725FC">
                    <w:rPr>
                      <w:rFonts w:ascii="Times New Roman" w:hAnsi="Times New Roman"/>
                      <w:bCs w:val="0"/>
                      <w:noProof w:val="0"/>
                      <w:snapToGrid w:val="0"/>
                      <w:color w:val="000000"/>
                    </w:rPr>
                    <w:t>Kèm theo hồ sơ dự thầu</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Kinh nghiệm chế tạo sản phẩm</w:t>
                  </w:r>
                </w:p>
              </w:tc>
              <w:tc>
                <w:tcPr>
                  <w:tcW w:w="4110" w:type="dxa"/>
                </w:tcPr>
                <w:p w:rsidR="00220C69" w:rsidRPr="000725FC" w:rsidRDefault="00220C69" w:rsidP="00220C69">
                  <w:pPr>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Cung cấp danh sách bán hàng và giấy chứng nhận sản phẩm tối thiểu 3 năm từ người sử dụng k</w:t>
                  </w:r>
                  <w:r w:rsidRPr="000725FC">
                    <w:rPr>
                      <w:rFonts w:ascii="Times New Roman" w:hAnsi="Times New Roman"/>
                      <w:bCs w:val="0"/>
                      <w:noProof w:val="0"/>
                      <w:snapToGrid w:val="0"/>
                      <w:color w:val="000000"/>
                    </w:rPr>
                    <w:t>èm theo hồ sơ dự thầu</w:t>
                  </w:r>
                </w:p>
              </w:tc>
              <w:tc>
                <w:tcPr>
                  <w:tcW w:w="1701" w:type="dxa"/>
                </w:tcPr>
                <w:p w:rsidR="00220C69" w:rsidRPr="000725FC" w:rsidRDefault="00220C69" w:rsidP="00220C69">
                  <w:pPr>
                    <w:suppressAutoHyphens/>
                    <w:jc w:val="both"/>
                    <w:rPr>
                      <w:rFonts w:ascii="Times New Roman" w:hAnsi="Times New Roman"/>
                      <w:bCs w:val="0"/>
                      <w:i/>
                      <w:noProof w:val="0"/>
                      <w:sz w:val="26"/>
                      <w:szCs w:val="20"/>
                      <w:lang w:val="x-none" w:eastAsia="x-none"/>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27"/>
                    </w:numPr>
                    <w:tabs>
                      <w:tab w:val="left" w:pos="1080"/>
                    </w:tabs>
                    <w:jc w:val="center"/>
                    <w:rPr>
                      <w:rFonts w:ascii="Times New Roman" w:hAnsi="Times New Roman"/>
                      <w:bCs w:val="0"/>
                      <w:noProof w:val="0"/>
                      <w:color w:val="000000"/>
                    </w:rPr>
                  </w:pPr>
                </w:p>
              </w:tc>
              <w:tc>
                <w:tcPr>
                  <w:tcW w:w="2694" w:type="dxa"/>
                </w:tcPr>
                <w:p w:rsidR="00220C69" w:rsidRPr="000725FC" w:rsidRDefault="00220C69" w:rsidP="00220C69">
                  <w:pPr>
                    <w:tabs>
                      <w:tab w:val="left" w:pos="1440"/>
                      <w:tab w:val="left" w:pos="6237"/>
                    </w:tabs>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Mẫu cách điện chào</w:t>
                  </w:r>
                </w:p>
              </w:tc>
              <w:tc>
                <w:tcPr>
                  <w:tcW w:w="4110" w:type="dxa"/>
                </w:tcPr>
                <w:p w:rsidR="00220C69" w:rsidRPr="000725FC" w:rsidRDefault="00220C69" w:rsidP="00220C69">
                  <w:pPr>
                    <w:jc w:val="both"/>
                    <w:rPr>
                      <w:rFonts w:ascii="Times New Roman" w:hAnsi="Times New Roman"/>
                      <w:bCs w:val="0"/>
                      <w:noProof w:val="0"/>
                      <w:color w:val="000000"/>
                      <w:lang w:val="en-GB"/>
                    </w:rPr>
                  </w:pPr>
                  <w:r w:rsidRPr="000725FC">
                    <w:rPr>
                      <w:rFonts w:ascii="Times New Roman" w:hAnsi="Times New Roman"/>
                      <w:bCs w:val="0"/>
                      <w:noProof w:val="0"/>
                      <w:color w:val="000000"/>
                      <w:lang w:val="en-GB"/>
                    </w:rPr>
                    <w:t>1 mẫu cung cấp theo hồ sơ dự thầu</w:t>
                  </w:r>
                </w:p>
              </w:tc>
              <w:tc>
                <w:tcPr>
                  <w:tcW w:w="1701" w:type="dxa"/>
                </w:tcPr>
                <w:p w:rsidR="00220C69" w:rsidRPr="000725FC" w:rsidRDefault="00220C69" w:rsidP="00220C69">
                  <w:pPr>
                    <w:rPr>
                      <w:rFonts w:ascii="Times New Roman" w:hAnsi="Times New Roman"/>
                      <w:bCs w:val="0"/>
                      <w:noProof w:val="0"/>
                      <w:snapToGrid w:val="0"/>
                      <w:color w:val="000000"/>
                      <w:sz w:val="26"/>
                    </w:rPr>
                  </w:pPr>
                </w:p>
              </w:tc>
            </w:tr>
          </w:tbl>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rPr>
              <w:t xml:space="preserve"> </w:t>
            </w:r>
            <w:r w:rsidRPr="000725FC">
              <w:rPr>
                <w:rFonts w:ascii="Times New Roman" w:hAnsi="Times New Roman"/>
                <w:bCs w:val="0"/>
                <w:noProof w:val="0"/>
                <w:sz w:val="26"/>
                <w:szCs w:val="26"/>
              </w:rPr>
              <w:t>Ống bọc cách điện trung thế</w:t>
            </w:r>
          </w:p>
          <w:tbl>
            <w:tblPr>
              <w:tblW w:w="8897" w:type="dxa"/>
              <w:tblInd w:w="103" w:type="dxa"/>
              <w:tblLayout w:type="fixed"/>
              <w:tblLook w:val="0000" w:firstRow="0" w:lastRow="0" w:firstColumn="0" w:lastColumn="0" w:noHBand="0" w:noVBand="0"/>
            </w:tblPr>
            <w:tblGrid>
              <w:gridCol w:w="708"/>
              <w:gridCol w:w="2592"/>
              <w:gridCol w:w="5597"/>
            </w:tblGrid>
            <w:tr w:rsidR="00220C69" w:rsidRPr="000725FC" w:rsidTr="00220C69">
              <w:trPr>
                <w:trHeight w:val="555"/>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2592" w:type="dxa"/>
                  <w:tcBorders>
                    <w:top w:val="single" w:sz="4" w:space="0" w:color="auto"/>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5597" w:type="dxa"/>
                  <w:tcBorders>
                    <w:top w:val="single" w:sz="4" w:space="0" w:color="auto"/>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Nhà sản xuất</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Nước sản xuất</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Mã hiệu</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 sản phẩm</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ISO 9001</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IEC 60707, IEC 62217 và TCVN hoặc tương đương</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Loại</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0725FC">
                    <w:rPr>
                      <w:rFonts w:ascii="Times New Roman" w:hAnsi="Times New Roman"/>
                      <w:bCs w:val="0"/>
                      <w:noProof w:val="0"/>
                      <w:snapToGrid w:val="0"/>
                      <w:color w:val="000000"/>
                      <w:sz w:val="26"/>
                      <w:szCs w:val="26"/>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Vật liệu cách điện</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Polymer (cao su silicon hoặc Hỗn hợp silicone)</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Trên thân cách điện phải có tên của Nhà sản xuất được đúc nổi.</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Phạm vi sử dụng trên đường kính dây dẫn</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Sử dụng được cho dây trần AC 50-AC240mm2</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Điện áp làm việc định mức</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24 - 36 kVrms</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Khả năng chịu nhiệt (*)</w:t>
                  </w:r>
                </w:p>
                <w:p w:rsidR="00220C69" w:rsidRPr="000725FC" w:rsidRDefault="00220C69" w:rsidP="00220C69">
                  <w:pPr>
                    <w:rPr>
                      <w:rFonts w:ascii="Times New Roman" w:hAnsi="Times New Roman"/>
                      <w:bCs w:val="0"/>
                      <w:noProof w:val="0"/>
                      <w:sz w:val="26"/>
                      <w:szCs w:val="26"/>
                    </w:rPr>
                  </w:pP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250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 trong  5 giây</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180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 trong  10 phút</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135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 trong  4 giờ</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Cấp chống cháy </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FV 0</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Khả năng chịu điện áp đánh thủng (*)</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sym w:font="Symbol" w:char="F0B3"/>
                  </w:r>
                  <w:r w:rsidRPr="000725FC">
                    <w:rPr>
                      <w:rFonts w:ascii="Times New Roman" w:hAnsi="Times New Roman"/>
                      <w:bCs w:val="0"/>
                      <w:noProof w:val="0"/>
                      <w:sz w:val="26"/>
                      <w:szCs w:val="26"/>
                    </w:rPr>
                    <w:t xml:space="preserve"> 50 KV / 1 phút</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Độ bền xé rách </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sym w:font="Symbol" w:char="F0B3"/>
                  </w:r>
                  <w:r w:rsidRPr="000725FC">
                    <w:rPr>
                      <w:rFonts w:ascii="Times New Roman" w:hAnsi="Times New Roman"/>
                      <w:bCs w:val="0"/>
                      <w:noProof w:val="0"/>
                      <w:sz w:val="26"/>
                      <w:szCs w:val="26"/>
                    </w:rPr>
                    <w:t xml:space="preserve"> 15,5 KN / m</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Độ cứng (shore) </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50 -55</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Thử nghiệm lão hóa thời tiết (*)</w:t>
                  </w:r>
                </w:p>
              </w:tc>
              <w:tc>
                <w:tcPr>
                  <w:tcW w:w="5597" w:type="dxa"/>
                  <w:tcBorders>
                    <w:top w:val="nil"/>
                    <w:left w:val="nil"/>
                    <w:bottom w:val="single" w:sz="4" w:space="0" w:color="auto"/>
                    <w:right w:val="single" w:sz="4" w:space="0" w:color="auto"/>
                  </w:tcBorders>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Theo tiêu chuẩn IEC 62217</w:t>
                  </w:r>
                </w:p>
                <w:p w:rsidR="00220C69" w:rsidRPr="000725FC" w:rsidRDefault="00220C69" w:rsidP="00220C69">
                  <w:pPr>
                    <w:rPr>
                      <w:rFonts w:ascii="Times New Roman" w:hAnsi="Times New Roman"/>
                      <w:bCs w:val="0"/>
                      <w:noProof w:val="0"/>
                      <w:sz w:val="26"/>
                      <w:szCs w:val="26"/>
                    </w:rPr>
                  </w:pP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Nhiệt độ môi trường tối đa</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50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Độ ẩm môi trường tương đối</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90 %</w:t>
                  </w:r>
                </w:p>
              </w:tc>
            </w:tr>
            <w:tr w:rsidR="00220C69" w:rsidRPr="000725FC" w:rsidTr="00220C69">
              <w:trPr>
                <w:trHeight w:val="567"/>
              </w:trPr>
              <w:tc>
                <w:tcPr>
                  <w:tcW w:w="708" w:type="dxa"/>
                  <w:tcBorders>
                    <w:top w:val="nil"/>
                    <w:left w:val="single" w:sz="4" w:space="0" w:color="auto"/>
                    <w:bottom w:val="single" w:sz="4" w:space="0" w:color="auto"/>
                    <w:right w:val="single" w:sz="4" w:space="0" w:color="auto"/>
                  </w:tcBorders>
                  <w:shd w:val="clear" w:color="auto" w:fill="auto"/>
                  <w:vAlign w:val="center"/>
                </w:tcPr>
                <w:p w:rsidR="00220C69" w:rsidRPr="000725FC" w:rsidRDefault="00220C69" w:rsidP="00220C69">
                  <w:pPr>
                    <w:numPr>
                      <w:ilvl w:val="0"/>
                      <w:numId w:val="23"/>
                    </w:numPr>
                    <w:rPr>
                      <w:rFonts w:ascii="Times New Roman" w:hAnsi="Times New Roman"/>
                      <w:bCs w:val="0"/>
                      <w:noProof w:val="0"/>
                      <w:sz w:val="26"/>
                      <w:szCs w:val="26"/>
                    </w:rPr>
                  </w:pPr>
                </w:p>
              </w:tc>
              <w:tc>
                <w:tcPr>
                  <w:tcW w:w="2592"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Bao gói</w:t>
                  </w:r>
                </w:p>
              </w:tc>
              <w:tc>
                <w:tcPr>
                  <w:tcW w:w="5597" w:type="dxa"/>
                  <w:tcBorders>
                    <w:top w:val="nil"/>
                    <w:left w:val="nil"/>
                    <w:bottom w:val="single" w:sz="4" w:space="0" w:color="auto"/>
                    <w:right w:val="single" w:sz="4" w:space="0" w:color="auto"/>
                  </w:tcBorders>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Cách điện phải được xếp cẩn thận trong thùng… đảm bảo cách điện không bị hư hỏng trong quá trình vận chuyển.</w:t>
                  </w:r>
                </w:p>
              </w:tc>
            </w:tr>
          </w:tbl>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Kẹp cáp 3 bulon 5/8</w:t>
            </w:r>
          </w:p>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560"/>
              <w:gridCol w:w="5580"/>
            </w:tblGrid>
            <w:tr w:rsidR="00220C69" w:rsidRPr="000725FC" w:rsidTr="00220C69">
              <w:trPr>
                <w:trHeight w:val="405"/>
              </w:trPr>
              <w:tc>
                <w:tcPr>
                  <w:tcW w:w="708" w:type="dxa"/>
                  <w:shd w:val="clear" w:color="auto" w:fill="auto"/>
                  <w:noWrap/>
                  <w:vAlign w:val="center"/>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STT</w:t>
                  </w:r>
                </w:p>
              </w:tc>
              <w:tc>
                <w:tcPr>
                  <w:tcW w:w="2560" w:type="dxa"/>
                  <w:shd w:val="clear" w:color="auto" w:fill="auto"/>
                  <w:noWrap/>
                  <w:vAlign w:val="center"/>
                </w:tcPr>
                <w:p w:rsidR="00220C69" w:rsidRPr="000725FC" w:rsidRDefault="00220C69" w:rsidP="00220C69">
                  <w:pPr>
                    <w:tabs>
                      <w:tab w:val="left" w:pos="561"/>
                      <w:tab w:val="left" w:pos="748"/>
                    </w:tabs>
                    <w:spacing w:before="60" w:after="60"/>
                    <w:jc w:val="both"/>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5580" w:type="dxa"/>
                  <w:shd w:val="clear" w:color="auto" w:fill="auto"/>
                  <w:noWrap/>
                  <w:vAlign w:val="center"/>
                </w:tcPr>
                <w:p w:rsidR="00220C69" w:rsidRPr="000725FC" w:rsidRDefault="00220C69" w:rsidP="00220C69">
                  <w:pPr>
                    <w:tabs>
                      <w:tab w:val="left" w:pos="561"/>
                      <w:tab w:val="left" w:pos="748"/>
                    </w:tabs>
                    <w:jc w:val="both"/>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rPr>
                <w:trHeight w:val="502"/>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2560" w:type="dxa"/>
                  <w:shd w:val="clear" w:color="auto" w:fill="auto"/>
                  <w:noWrap/>
                  <w:vAlign w:val="center"/>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 xml:space="preserve"> Vật liệu</w:t>
                  </w:r>
                </w:p>
              </w:tc>
              <w:tc>
                <w:tcPr>
                  <w:tcW w:w="5580" w:type="dxa"/>
                  <w:shd w:val="clear" w:color="auto" w:fill="auto"/>
                  <w:noWrap/>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 Làm bằng sắt tráng kẽm nóng</w:t>
                  </w:r>
                </w:p>
              </w:tc>
            </w:tr>
            <w:tr w:rsidR="00220C69" w:rsidRPr="000725FC" w:rsidTr="00220C69">
              <w:trPr>
                <w:trHeight w:val="587"/>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2 </w:t>
                  </w:r>
                </w:p>
              </w:tc>
              <w:tc>
                <w:tcPr>
                  <w:tcW w:w="2560" w:type="dxa"/>
                  <w:shd w:val="clear" w:color="auto" w:fill="auto"/>
                  <w:noWrap/>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Loại</w:t>
                  </w:r>
                </w:p>
              </w:tc>
              <w:tc>
                <w:tcPr>
                  <w:tcW w:w="558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 Thích h</w:t>
                  </w:r>
                  <w:r w:rsidRPr="000725FC">
                    <w:rPr>
                      <w:rFonts w:ascii="Times New Roman" w:hAnsi="Times New Roman"/>
                      <w:bCs w:val="0"/>
                      <w:noProof w:val="0"/>
                      <w:sz w:val="26"/>
                      <w:szCs w:val="26"/>
                      <w:lang w:val="vi-VN"/>
                    </w:rPr>
                    <w:t>ợp cho kẹp cáp thép đến 5/8”</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Gồm 3 bulon đầu tròn, cổ vuông để khi xiết bulon không bị quay</w:t>
                  </w:r>
                </w:p>
              </w:tc>
            </w:tr>
            <w:tr w:rsidR="00220C69" w:rsidRPr="000725FC" w:rsidTr="00220C69">
              <w:trPr>
                <w:trHeight w:val="587"/>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2560" w:type="dxa"/>
                  <w:shd w:val="clear" w:color="auto" w:fill="auto"/>
                  <w:noWrap/>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Chiều rộng</w:t>
                  </w:r>
                </w:p>
              </w:tc>
              <w:tc>
                <w:tcPr>
                  <w:tcW w:w="558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sym w:font="Symbol" w:char="F0B3"/>
                  </w:r>
                  <w:r w:rsidRPr="000725FC">
                    <w:rPr>
                      <w:rFonts w:ascii="Times New Roman" w:hAnsi="Times New Roman"/>
                      <w:bCs w:val="0"/>
                      <w:noProof w:val="0"/>
                      <w:sz w:val="26"/>
                      <w:szCs w:val="26"/>
                    </w:rPr>
                    <w:t>46mm</w:t>
                  </w:r>
                </w:p>
              </w:tc>
            </w:tr>
            <w:tr w:rsidR="00220C69" w:rsidRPr="000725FC" w:rsidTr="00220C69">
              <w:trPr>
                <w:trHeight w:val="587"/>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2560" w:type="dxa"/>
                  <w:shd w:val="clear" w:color="auto" w:fill="auto"/>
                  <w:noWrap/>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Chiều dài</w:t>
                  </w:r>
                </w:p>
              </w:tc>
              <w:tc>
                <w:tcPr>
                  <w:tcW w:w="558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sym w:font="Symbol" w:char="F0B3"/>
                  </w:r>
                  <w:r w:rsidRPr="000725FC">
                    <w:rPr>
                      <w:rFonts w:ascii="Times New Roman" w:hAnsi="Times New Roman"/>
                      <w:bCs w:val="0"/>
                      <w:noProof w:val="0"/>
                      <w:sz w:val="26"/>
                      <w:szCs w:val="26"/>
                    </w:rPr>
                    <w:t>136mm</w:t>
                  </w:r>
                </w:p>
              </w:tc>
            </w:tr>
            <w:tr w:rsidR="00220C69" w:rsidRPr="000725FC" w:rsidTr="00220C69">
              <w:trPr>
                <w:trHeight w:val="587"/>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2560" w:type="dxa"/>
                  <w:shd w:val="clear" w:color="auto" w:fill="auto"/>
                  <w:noWrap/>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Mạ kẽm </w:t>
                  </w:r>
                </w:p>
              </w:tc>
              <w:tc>
                <w:tcPr>
                  <w:tcW w:w="558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Nhúng nóng, bề dày ≥80µm</w:t>
                  </w:r>
                </w:p>
              </w:tc>
            </w:tr>
            <w:tr w:rsidR="00220C69" w:rsidRPr="000725FC" w:rsidTr="00220C69">
              <w:trPr>
                <w:trHeight w:val="587"/>
              </w:trPr>
              <w:tc>
                <w:tcPr>
                  <w:tcW w:w="708" w:type="dxa"/>
                  <w:shd w:val="clear" w:color="auto" w:fill="auto"/>
                  <w:noWrap/>
                  <w:vAlign w:val="center"/>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2560" w:type="dxa"/>
                  <w:shd w:val="clear" w:color="auto" w:fill="auto"/>
                  <w:noWrap/>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Giới hạn chảy của thép</w:t>
                  </w:r>
                </w:p>
              </w:tc>
              <w:tc>
                <w:tcPr>
                  <w:tcW w:w="55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Fy ≥ 2.450daN/cm2.</w:t>
                  </w:r>
                </w:p>
              </w:tc>
            </w:tr>
          </w:tbl>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Kẹp nối rẽ đồng nhôm WR</w:t>
            </w:r>
          </w:p>
          <w:p w:rsidR="00220C69" w:rsidRPr="000725FC" w:rsidRDefault="00220C69" w:rsidP="00220C69">
            <w:pPr>
              <w:rPr>
                <w:rFonts w:ascii="Times New Roman" w:hAnsi="Times New Roman"/>
                <w:bCs w:val="0"/>
                <w:noProof w:val="0"/>
                <w:sz w:val="26"/>
                <w:szCs w:val="26"/>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836"/>
              <w:gridCol w:w="4104"/>
              <w:gridCol w:w="3960"/>
            </w:tblGrid>
            <w:tr w:rsidR="00220C69" w:rsidRPr="000725FC" w:rsidTr="00220C69">
              <w:trPr>
                <w:tblHeader/>
              </w:trPr>
              <w:tc>
                <w:tcPr>
                  <w:tcW w:w="836" w:type="dxa"/>
                  <w:shd w:val="clear" w:color="auto" w:fill="auto"/>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Stt</w:t>
                  </w:r>
                </w:p>
              </w:tc>
              <w:tc>
                <w:tcPr>
                  <w:tcW w:w="4104" w:type="dxa"/>
                  <w:shd w:val="clear" w:color="auto" w:fill="auto"/>
                  <w:vAlign w:val="center"/>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Mô tả</w:t>
                  </w:r>
                </w:p>
              </w:tc>
              <w:tc>
                <w:tcPr>
                  <w:tcW w:w="3960" w:type="dxa"/>
                  <w:shd w:val="clear" w:color="auto" w:fill="auto"/>
                  <w:vAlign w:val="center"/>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Yêu cầu</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4104"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Tên nhà sản xuất</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4104"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Xuất xứ</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4104"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Mã hiệu</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25-50(WR189)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70-95(WR289)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50-70  / 70-95(WR399)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70-95  / 70-95(WR419)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25-70 / 120-240(WR815)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50-95  / 120-240(WR835)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95-150  / 120-240 (WR875)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120-240  / 120-240 (WR929)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4104"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Website nhà sản xuất</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4104"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w:t>
                  </w:r>
                </w:p>
              </w:tc>
              <w:tc>
                <w:tcPr>
                  <w:tcW w:w="3960" w:type="dxa"/>
                  <w:shd w:val="clear" w:color="auto" w:fill="auto"/>
                </w:tcPr>
                <w:p w:rsidR="00220C69" w:rsidRPr="000725FC" w:rsidRDefault="00220C69" w:rsidP="00220C69">
                  <w:pPr>
                    <w:numPr>
                      <w:ilvl w:val="12"/>
                      <w:numId w:val="0"/>
                    </w:num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ISO 9000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4104" w:type="dxa"/>
                  <w:shd w:val="clear" w:color="auto" w:fill="auto"/>
                </w:tcPr>
                <w:p w:rsidR="00220C69" w:rsidRPr="000725FC" w:rsidRDefault="00220C69" w:rsidP="00220C69">
                  <w:pPr>
                    <w:numPr>
                      <w:ilvl w:val="12"/>
                      <w:numId w:val="0"/>
                    </w:numPr>
                    <w:jc w:val="both"/>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3960" w:type="dxa"/>
                  <w:shd w:val="clear" w:color="auto" w:fill="auto"/>
                </w:tcPr>
                <w:p w:rsidR="00220C69" w:rsidRPr="000725FC" w:rsidRDefault="00220C69" w:rsidP="00220C69">
                  <w:pPr>
                    <w:numPr>
                      <w:ilvl w:val="12"/>
                      <w:numId w:val="0"/>
                    </w:numPr>
                    <w:jc w:val="both"/>
                    <w:rPr>
                      <w:rFonts w:ascii="Times New Roman" w:hAnsi="Times New Roman"/>
                      <w:bCs w:val="0"/>
                      <w:noProof w:val="0"/>
                      <w:sz w:val="26"/>
                      <w:szCs w:val="26"/>
                    </w:rPr>
                  </w:pPr>
                  <w:r w:rsidRPr="000725FC">
                    <w:rPr>
                      <w:rFonts w:ascii="Times New Roman" w:hAnsi="Times New Roman"/>
                      <w:noProof w:val="0"/>
                      <w:sz w:val="26"/>
                      <w:szCs w:val="26"/>
                    </w:rPr>
                    <w:t xml:space="preserve">AS 1154.1 và TCVN 3624-81 </w:t>
                  </w:r>
                  <w:r w:rsidRPr="000725FC">
                    <w:rPr>
                      <w:rFonts w:ascii="Times New Roman" w:hAnsi="Times New Roman"/>
                      <w:bCs w:val="0"/>
                      <w:noProof w:val="0"/>
                      <w:sz w:val="26"/>
                      <w:szCs w:val="26"/>
                    </w:rPr>
                    <w:t>hoặc tương đương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7</w:t>
                  </w:r>
                </w:p>
              </w:tc>
              <w:tc>
                <w:tcPr>
                  <w:tcW w:w="4104"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Loại</w:t>
                  </w:r>
                </w:p>
              </w:tc>
              <w:tc>
                <w:tcPr>
                  <w:tcW w:w="3960" w:type="dxa"/>
                  <w:shd w:val="clear" w:color="auto" w:fill="auto"/>
                </w:tcPr>
                <w:p w:rsidR="00220C69" w:rsidRPr="000725FC" w:rsidRDefault="00220C69" w:rsidP="00220C69">
                  <w:pPr>
                    <w:tabs>
                      <w:tab w:val="left" w:pos="1080"/>
                    </w:tabs>
                    <w:jc w:val="both"/>
                    <w:rPr>
                      <w:rFonts w:ascii="Times New Roman" w:hAnsi="Times New Roman"/>
                      <w:bCs w:val="0"/>
                      <w:noProof w:val="0"/>
                      <w:color w:val="000000"/>
                      <w:sz w:val="26"/>
                      <w:szCs w:val="26"/>
                    </w:rPr>
                  </w:pPr>
                  <w:r w:rsidRPr="000725FC">
                    <w:rPr>
                      <w:rFonts w:ascii="Times New Roman" w:hAnsi="Times New Roman"/>
                      <w:bCs w:val="0"/>
                      <w:noProof w:val="0"/>
                      <w:sz w:val="26"/>
                      <w:szCs w:val="26"/>
                    </w:rPr>
                    <w:t>Dạng chữ H, loại ép bằng kềm ép thủy lực 12 tấn.</w:t>
                  </w:r>
                </w:p>
              </w:tc>
            </w:tr>
            <w:tr w:rsidR="00220C69" w:rsidRPr="000725FC" w:rsidTr="00220C69">
              <w:trPr>
                <w:trHeight w:val="647"/>
              </w:trPr>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8</w:t>
                  </w:r>
                </w:p>
              </w:tc>
              <w:tc>
                <w:tcPr>
                  <w:tcW w:w="4104"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Vật liệu</w:t>
                  </w:r>
                </w:p>
              </w:tc>
              <w:tc>
                <w:tcPr>
                  <w:tcW w:w="3960" w:type="dxa"/>
                  <w:shd w:val="clear" w:color="auto" w:fill="auto"/>
                </w:tcPr>
                <w:p w:rsidR="00220C69" w:rsidRPr="000725FC" w:rsidRDefault="00220C69" w:rsidP="00220C69">
                  <w:pPr>
                    <w:widowControl w:val="0"/>
                    <w:numPr>
                      <w:ilvl w:val="12"/>
                      <w:numId w:val="0"/>
                    </w:numPr>
                    <w:jc w:val="both"/>
                    <w:rPr>
                      <w:rFonts w:ascii="Times New Roman" w:hAnsi="Times New Roman"/>
                      <w:bCs w:val="0"/>
                      <w:noProof w:val="0"/>
                      <w:sz w:val="26"/>
                      <w:szCs w:val="26"/>
                    </w:rPr>
                  </w:pPr>
                  <w:r w:rsidRPr="000725FC">
                    <w:rPr>
                      <w:rFonts w:ascii="Times New Roman" w:hAnsi="Times New Roman"/>
                      <w:bCs w:val="0"/>
                      <w:noProof w:val="0"/>
                      <w:sz w:val="26"/>
                      <w:szCs w:val="26"/>
                    </w:rPr>
                    <w:t>Kẹp ép làm bằng hợp kim nhôm chịu lực cao, có tính dẫn điện tốt.</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9</w:t>
                  </w:r>
                </w:p>
              </w:tc>
              <w:tc>
                <w:tcPr>
                  <w:tcW w:w="4104" w:type="dxa"/>
                  <w:shd w:val="clear" w:color="auto" w:fill="auto"/>
                </w:tcPr>
                <w:p w:rsidR="00220C69" w:rsidRPr="000725FC" w:rsidRDefault="00220C69" w:rsidP="00220C69">
                  <w:pPr>
                    <w:tabs>
                      <w:tab w:val="left" w:pos="1080"/>
                    </w:tabs>
                    <w:jc w:val="both"/>
                    <w:rPr>
                      <w:rFonts w:ascii="Times New Roman" w:hAnsi="Times New Roman"/>
                      <w:bCs w:val="0"/>
                      <w:noProof w:val="0"/>
                      <w:color w:val="000000"/>
                      <w:sz w:val="26"/>
                      <w:szCs w:val="26"/>
                    </w:rPr>
                  </w:pPr>
                  <w:proofErr w:type="gramStart"/>
                  <w:r w:rsidRPr="000725FC">
                    <w:rPr>
                      <w:rFonts w:ascii="Times New Roman" w:hAnsi="Times New Roman"/>
                      <w:bCs w:val="0"/>
                      <w:noProof w:val="0"/>
                      <w:color w:val="000000"/>
                      <w:sz w:val="26"/>
                      <w:szCs w:val="26"/>
                    </w:rPr>
                    <w:t>Bên  trong</w:t>
                  </w:r>
                  <w:proofErr w:type="gramEnd"/>
                  <w:r w:rsidRPr="000725FC">
                    <w:rPr>
                      <w:rFonts w:ascii="Times New Roman" w:hAnsi="Times New Roman"/>
                      <w:bCs w:val="0"/>
                      <w:noProof w:val="0"/>
                      <w:color w:val="000000"/>
                      <w:sz w:val="26"/>
                      <w:szCs w:val="26"/>
                    </w:rPr>
                    <w:t xml:space="preserve"> 2 rãnh của kẹp nối rẽ phải được bơm sẵn 1 lớp electrical jointing compound chống oxy hóa, gia tăng bề mặt tiếp xúc điện. </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Đáp ứng</w:t>
                  </w:r>
                </w:p>
              </w:tc>
            </w:tr>
            <w:tr w:rsidR="00220C69" w:rsidRPr="000725FC" w:rsidTr="00220C69">
              <w:trPr>
                <w:trHeight w:val="341"/>
              </w:trPr>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10</w:t>
                  </w:r>
                </w:p>
              </w:tc>
              <w:tc>
                <w:tcPr>
                  <w:tcW w:w="4104"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Phạm vi nối của dây dẫn ACSR, Al, Cu[mm</w:t>
                  </w:r>
                  <w:r w:rsidRPr="000725FC">
                    <w:rPr>
                      <w:rFonts w:ascii="Times New Roman" w:hAnsi="Times New Roman"/>
                      <w:bCs w:val="0"/>
                      <w:noProof w:val="0"/>
                      <w:sz w:val="26"/>
                      <w:szCs w:val="26"/>
                      <w:vertAlign w:val="superscript"/>
                    </w:rPr>
                    <w:t>2</w:t>
                  </w:r>
                  <w:r w:rsidRPr="000725FC">
                    <w:rPr>
                      <w:rFonts w:ascii="Times New Roman" w:hAnsi="Times New Roman"/>
                      <w:bCs w:val="0"/>
                      <w:noProof w:val="0"/>
                      <w:sz w:val="26"/>
                      <w:szCs w:val="26"/>
                    </w:rPr>
                    <w:t>]</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25-50(WR189)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70-95(WR289)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50-70  / 70-95(WR399)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70-95  / 70-95(WR419)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25-70 / 120-240(WR815)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highlight w:val="yellow"/>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50-95  / 120-240(WR835)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highlight w:val="yellow"/>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95-150  / 120-240 (WR875)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120-240  / 120-240 (WR929)</w:t>
                  </w:r>
                </w:p>
              </w:tc>
              <w:tc>
                <w:tcPr>
                  <w:tcW w:w="3960" w:type="dxa"/>
                  <w:shd w:val="clear" w:color="auto" w:fill="auto"/>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Đáp ứng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11</w:t>
                  </w:r>
                </w:p>
              </w:tc>
              <w:tc>
                <w:tcPr>
                  <w:tcW w:w="4104" w:type="dxa"/>
                  <w:shd w:val="clear" w:color="auto" w:fill="auto"/>
                </w:tcPr>
                <w:p w:rsidR="00220C69" w:rsidRPr="000725FC" w:rsidRDefault="00220C69" w:rsidP="00220C69">
                  <w:pPr>
                    <w:widowControl w:val="0"/>
                    <w:jc w:val="both"/>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Nhiệt độ ổn định của kẹp khi mang dòng định mức(*)</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 80</w:t>
                  </w:r>
                  <w:r w:rsidRPr="000725FC">
                    <w:rPr>
                      <w:rFonts w:ascii="Times New Roman" w:hAnsi="Times New Roman"/>
                      <w:bCs w:val="0"/>
                      <w:noProof w:val="0"/>
                      <w:sz w:val="26"/>
                      <w:szCs w:val="26"/>
                      <w:vertAlign w:val="superscript"/>
                    </w:rPr>
                    <w:t>0</w:t>
                  </w:r>
                  <w:r w:rsidRPr="000725FC">
                    <w:rPr>
                      <w:rFonts w:ascii="Times New Roman" w:hAnsi="Times New Roman"/>
                      <w:bCs w:val="0"/>
                      <w:noProof w:val="0"/>
                      <w:sz w:val="26"/>
                      <w:szCs w:val="26"/>
                    </w:rPr>
                    <w:t>C</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rPr>
                      <w:rFonts w:ascii="Times New Roman" w:hAnsi="Times New Roman"/>
                      <w:bCs w:val="0"/>
                      <w:noProof w:val="0"/>
                      <w:sz w:val="26"/>
                      <w:szCs w:val="26"/>
                    </w:rPr>
                  </w:pPr>
                  <w:r w:rsidRPr="000725FC">
                    <w:rPr>
                      <w:rFonts w:ascii="Times New Roman" w:hAnsi="Times New Roman"/>
                      <w:bCs w:val="0"/>
                      <w:noProof w:val="0"/>
                      <w:sz w:val="26"/>
                      <w:szCs w:val="26"/>
                    </w:rPr>
                    <w:t>Dòng điện liên tục cho phép của kẹp</w:t>
                  </w:r>
                </w:p>
              </w:tc>
              <w:tc>
                <w:tcPr>
                  <w:tcW w:w="396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(A)</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25-50(WR189)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210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70-95(WR289)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270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50-70  / 70-95(WR399)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270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70-95  / 70-95(WR419)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340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25-70 / 120-240(WR815)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270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50-95  / 120-240(WR835)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340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highlight w:val="yellow"/>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95-150  / 120-240 (WR875)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highlight w:val="yellow"/>
                    </w:rPr>
                  </w:pPr>
                  <w:r w:rsidRPr="000725FC">
                    <w:rPr>
                      <w:rFonts w:ascii="Times New Roman" w:hAnsi="Times New Roman"/>
                      <w:bCs w:val="0"/>
                      <w:noProof w:val="0"/>
                      <w:sz w:val="26"/>
                      <w:szCs w:val="26"/>
                    </w:rPr>
                    <w:t>650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120-240  / 120-240 (WR929)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650</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12</w:t>
                  </w:r>
                </w:p>
              </w:tc>
              <w:tc>
                <w:tcPr>
                  <w:tcW w:w="4104" w:type="dxa"/>
                  <w:shd w:val="clear" w:color="auto" w:fill="auto"/>
                </w:tcPr>
                <w:p w:rsidR="00220C69" w:rsidRPr="000725FC" w:rsidRDefault="00220C69" w:rsidP="00220C69">
                  <w:pPr>
                    <w:widowControl w:val="0"/>
                    <w:jc w:val="both"/>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Dòng điện ổn định nhiệt tối thiểu trong 2 giây của kẹp(*)</w:t>
                  </w:r>
                </w:p>
              </w:tc>
              <w:tc>
                <w:tcPr>
                  <w:tcW w:w="3960" w:type="dxa"/>
                  <w:shd w:val="clear" w:color="auto" w:fill="auto"/>
                </w:tcPr>
                <w:p w:rsidR="00220C69" w:rsidRPr="000725FC" w:rsidRDefault="00220C69" w:rsidP="00220C69">
                  <w:pPr>
                    <w:keepNext/>
                    <w:widowControl w:val="0"/>
                    <w:jc w:val="center"/>
                    <w:outlineLvl w:val="4"/>
                    <w:rPr>
                      <w:rFonts w:ascii="Times New Roman" w:hAnsi="Times New Roman"/>
                      <w:bCs w:val="0"/>
                      <w:i/>
                      <w:noProof w:val="0"/>
                      <w:szCs w:val="20"/>
                      <w:u w:val="single"/>
                      <w:lang w:val="x-none" w:eastAsia="x-none"/>
                    </w:rPr>
                  </w:pPr>
                  <w:r w:rsidRPr="000725FC">
                    <w:rPr>
                      <w:rFonts w:ascii="Times New Roman" w:hAnsi="Times New Roman"/>
                      <w:bCs w:val="0"/>
                      <w:i/>
                      <w:noProof w:val="0"/>
                      <w:szCs w:val="20"/>
                      <w:u w:val="single"/>
                      <w:lang w:val="x-none" w:eastAsia="x-none"/>
                    </w:rPr>
                    <w:t>kA/2s</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25-50(WR189)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5</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25-50 / 70-95(WR289)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7</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50-70  / 70-95(WR399)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7</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70-95  / 70-95(WR419)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9</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25-70 / 120-240(WR815)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7</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50-95  / 120-240(WR835)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9</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highlight w:val="yellow"/>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95-150  / 120-240 (WR875)</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24</w:t>
                  </w:r>
                </w:p>
              </w:tc>
            </w:tr>
            <w:tr w:rsidR="00220C69" w:rsidRPr="000725FC" w:rsidTr="00220C69">
              <w:tc>
                <w:tcPr>
                  <w:tcW w:w="836" w:type="dxa"/>
                  <w:shd w:val="clear" w:color="auto" w:fill="auto"/>
                </w:tcPr>
                <w:p w:rsidR="00220C69" w:rsidRPr="000725FC" w:rsidRDefault="00220C69" w:rsidP="00220C69">
                  <w:pPr>
                    <w:tabs>
                      <w:tab w:val="left" w:pos="1080"/>
                    </w:tabs>
                    <w:ind w:left="360"/>
                    <w:rPr>
                      <w:rFonts w:ascii="Times New Roman" w:hAnsi="Times New Roman"/>
                      <w:bCs w:val="0"/>
                      <w:noProof w:val="0"/>
                      <w:sz w:val="26"/>
                      <w:szCs w:val="26"/>
                    </w:rPr>
                  </w:pPr>
                </w:p>
              </w:tc>
              <w:tc>
                <w:tcPr>
                  <w:tcW w:w="41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120-240  / 120-240 (WR929)</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24</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13</w:t>
                  </w:r>
                </w:p>
              </w:tc>
              <w:tc>
                <w:tcPr>
                  <w:tcW w:w="4104" w:type="dxa"/>
                  <w:shd w:val="clear" w:color="auto" w:fill="auto"/>
                </w:tcPr>
                <w:p w:rsidR="00220C69" w:rsidRPr="000725FC" w:rsidRDefault="00220C69" w:rsidP="00220C69">
                  <w:pPr>
                    <w:widowControl w:val="0"/>
                    <w:jc w:val="both"/>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 xml:space="preserve">Kẹp được thiết kế đảm bảo chịu đựng được thử nghiệm chu kỳ </w:t>
                  </w:r>
                  <w:r w:rsidRPr="000725FC">
                    <w:rPr>
                      <w:rFonts w:ascii="Times New Roman" w:hAnsi="Times New Roman"/>
                      <w:bCs w:val="0"/>
                      <w:noProof w:val="0"/>
                      <w:sz w:val="26"/>
                      <w:szCs w:val="26"/>
                      <w:lang w:val="x-none" w:eastAsia="x-none"/>
                    </w:rPr>
                    <w:lastRenderedPageBreak/>
                    <w:t>nhiệt</w:t>
                  </w:r>
                </w:p>
              </w:tc>
              <w:tc>
                <w:tcPr>
                  <w:tcW w:w="3960" w:type="dxa"/>
                  <w:shd w:val="clear" w:color="auto" w:fill="auto"/>
                </w:tcPr>
                <w:p w:rsidR="00220C69" w:rsidRPr="000725FC" w:rsidRDefault="00220C69" w:rsidP="00220C69">
                  <w:pPr>
                    <w:tabs>
                      <w:tab w:val="num" w:pos="360"/>
                    </w:tabs>
                    <w:ind w:left="360" w:hanging="360"/>
                    <w:rPr>
                      <w:rFonts w:ascii="Times New Roman" w:hAnsi="Times New Roman"/>
                      <w:bCs w:val="0"/>
                      <w:noProof w:val="0"/>
                      <w:sz w:val="26"/>
                      <w:szCs w:val="26"/>
                    </w:rPr>
                  </w:pPr>
                  <w:r w:rsidRPr="000725FC">
                    <w:rPr>
                      <w:rFonts w:ascii="Times New Roman" w:hAnsi="Times New Roman"/>
                      <w:bCs w:val="0"/>
                      <w:noProof w:val="0"/>
                      <w:sz w:val="26"/>
                      <w:szCs w:val="26"/>
                    </w:rPr>
                    <w:lastRenderedPageBreak/>
                    <w:t>Thử nghiệm theo AS 1154</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lastRenderedPageBreak/>
                    <w:t>14</w:t>
                  </w:r>
                </w:p>
              </w:tc>
              <w:tc>
                <w:tcPr>
                  <w:tcW w:w="4104" w:type="dxa"/>
                  <w:shd w:val="clear" w:color="auto" w:fill="auto"/>
                </w:tcPr>
                <w:p w:rsidR="00220C69" w:rsidRPr="000725FC" w:rsidRDefault="00220C69" w:rsidP="00220C69">
                  <w:pPr>
                    <w:widowControl w:val="0"/>
                    <w:rPr>
                      <w:rFonts w:ascii="Times New Roman" w:hAnsi="Times New Roman"/>
                      <w:bCs w:val="0"/>
                      <w:noProof w:val="0"/>
                      <w:sz w:val="26"/>
                      <w:szCs w:val="26"/>
                    </w:rPr>
                  </w:pPr>
                  <w:r w:rsidRPr="000725FC">
                    <w:rPr>
                      <w:rFonts w:ascii="Times New Roman" w:hAnsi="Times New Roman"/>
                      <w:bCs w:val="0"/>
                      <w:noProof w:val="0"/>
                      <w:sz w:val="26"/>
                      <w:szCs w:val="26"/>
                    </w:rPr>
                    <w:t xml:space="preserve">Điện trở của mối nối sau khi ép </w:t>
                  </w:r>
                </w:p>
              </w:tc>
              <w:tc>
                <w:tcPr>
                  <w:tcW w:w="3960"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Không vượt quá 120% của dây dẫn có chiều dài tương đương</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15</w:t>
                  </w:r>
                </w:p>
              </w:tc>
              <w:tc>
                <w:tcPr>
                  <w:tcW w:w="4104"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Các ký mã hiệu</w:t>
                  </w:r>
                </w:p>
                <w:p w:rsidR="00220C69" w:rsidRPr="000725FC" w:rsidRDefault="00220C69" w:rsidP="00220C69">
                  <w:pPr>
                    <w:widowControl w:val="0"/>
                    <w:jc w:val="both"/>
                    <w:rPr>
                      <w:rFonts w:ascii="Times New Roman" w:hAnsi="Times New Roman"/>
                      <w:bCs w:val="0"/>
                      <w:noProof w:val="0"/>
                      <w:sz w:val="26"/>
                      <w:szCs w:val="26"/>
                    </w:rPr>
                  </w:pPr>
                </w:p>
              </w:tc>
              <w:tc>
                <w:tcPr>
                  <w:tcW w:w="3960" w:type="dxa"/>
                  <w:shd w:val="clear" w:color="auto" w:fill="auto"/>
                </w:tcPr>
                <w:p w:rsidR="00220C69" w:rsidRPr="000725FC" w:rsidRDefault="00220C69" w:rsidP="00220C69">
                  <w:pPr>
                    <w:tabs>
                      <w:tab w:val="num" w:pos="360"/>
                    </w:tabs>
                    <w:ind w:left="360" w:hanging="360"/>
                    <w:rPr>
                      <w:rFonts w:ascii="Times New Roman" w:hAnsi="Times New Roman"/>
                      <w:bCs w:val="0"/>
                      <w:noProof w:val="0"/>
                      <w:sz w:val="26"/>
                      <w:szCs w:val="26"/>
                      <w:lang w:eastAsia="ar-SA"/>
                    </w:rPr>
                  </w:pPr>
                  <w:r w:rsidRPr="000725FC">
                    <w:rPr>
                      <w:rFonts w:ascii="Times New Roman" w:hAnsi="Times New Roman"/>
                      <w:bCs w:val="0"/>
                      <w:noProof w:val="0"/>
                      <w:sz w:val="26"/>
                      <w:szCs w:val="26"/>
                      <w:lang w:eastAsia="ar-SA"/>
                    </w:rPr>
                    <w:t xml:space="preserve">Mỗi kẹp ép phải có các ký hiệu được khắc chìm / nổi không phai như sau: </w:t>
                  </w:r>
                </w:p>
                <w:p w:rsidR="00220C69" w:rsidRPr="000725FC" w:rsidRDefault="00220C69" w:rsidP="00220C69">
                  <w:pPr>
                    <w:tabs>
                      <w:tab w:val="num" w:pos="360"/>
                    </w:tabs>
                    <w:ind w:left="360" w:hanging="360"/>
                    <w:rPr>
                      <w:rFonts w:ascii="Times New Roman" w:hAnsi="Times New Roman"/>
                      <w:bCs w:val="0"/>
                      <w:noProof w:val="0"/>
                      <w:sz w:val="26"/>
                      <w:szCs w:val="26"/>
                      <w:lang w:eastAsia="ar-SA"/>
                    </w:rPr>
                  </w:pPr>
                  <w:r w:rsidRPr="000725FC">
                    <w:rPr>
                      <w:rFonts w:ascii="Times New Roman" w:hAnsi="Times New Roman"/>
                      <w:bCs w:val="0"/>
                      <w:noProof w:val="0"/>
                      <w:sz w:val="26"/>
                      <w:szCs w:val="26"/>
                      <w:lang w:eastAsia="ar-SA"/>
                    </w:rPr>
                    <w:t>Tên nhà sản xuất, Mã hiệu của sản phẩm; loại dây dẫn, tiết diện của dây dẫn.</w:t>
                  </w:r>
                </w:p>
                <w:p w:rsidR="00220C69" w:rsidRPr="000725FC" w:rsidRDefault="00220C69" w:rsidP="00220C69">
                  <w:pPr>
                    <w:tabs>
                      <w:tab w:val="num" w:pos="360"/>
                    </w:tabs>
                    <w:ind w:left="360" w:hanging="360"/>
                    <w:rPr>
                      <w:rFonts w:ascii="Times New Roman" w:hAnsi="Times New Roman"/>
                      <w:bCs w:val="0"/>
                      <w:noProof w:val="0"/>
                      <w:sz w:val="26"/>
                      <w:szCs w:val="26"/>
                      <w:lang w:eastAsia="ar-SA"/>
                    </w:rPr>
                  </w:pPr>
                  <w:r w:rsidRPr="000725FC">
                    <w:rPr>
                      <w:rFonts w:ascii="Times New Roman" w:hAnsi="Times New Roman"/>
                      <w:bCs w:val="0"/>
                      <w:noProof w:val="0"/>
                      <w:sz w:val="26"/>
                      <w:szCs w:val="26"/>
                      <w:lang w:eastAsia="ar-SA"/>
                    </w:rPr>
                    <w:t>Có các vị trí ép phải được khắc chìm.</w:t>
                  </w:r>
                </w:p>
              </w:tc>
            </w:tr>
            <w:tr w:rsidR="00220C69" w:rsidRPr="000725FC" w:rsidTr="00220C69">
              <w:tc>
                <w:tcPr>
                  <w:tcW w:w="836" w:type="dxa"/>
                  <w:shd w:val="clear" w:color="auto" w:fill="auto"/>
                </w:tcPr>
                <w:p w:rsidR="00220C69" w:rsidRPr="000725FC" w:rsidRDefault="00220C69" w:rsidP="00220C69">
                  <w:pPr>
                    <w:tabs>
                      <w:tab w:val="left" w:pos="1080"/>
                    </w:tabs>
                    <w:ind w:left="360"/>
                    <w:jc w:val="center"/>
                    <w:rPr>
                      <w:rFonts w:ascii="Times New Roman" w:hAnsi="Times New Roman"/>
                      <w:bCs w:val="0"/>
                      <w:noProof w:val="0"/>
                      <w:sz w:val="26"/>
                      <w:szCs w:val="26"/>
                    </w:rPr>
                  </w:pPr>
                  <w:r w:rsidRPr="000725FC">
                    <w:rPr>
                      <w:rFonts w:ascii="Times New Roman" w:hAnsi="Times New Roman"/>
                      <w:bCs w:val="0"/>
                      <w:noProof w:val="0"/>
                      <w:sz w:val="26"/>
                      <w:szCs w:val="26"/>
                    </w:rPr>
                    <w:t>16</w:t>
                  </w:r>
                </w:p>
              </w:tc>
              <w:tc>
                <w:tcPr>
                  <w:tcW w:w="4104" w:type="dxa"/>
                  <w:shd w:val="clear" w:color="auto" w:fill="auto"/>
                </w:tcPr>
                <w:p w:rsidR="00220C69" w:rsidRPr="000725FC" w:rsidRDefault="00220C69" w:rsidP="00220C69">
                  <w:pPr>
                    <w:tabs>
                      <w:tab w:val="left" w:pos="1440"/>
                      <w:tab w:val="left" w:pos="6237"/>
                    </w:tabs>
                    <w:jc w:val="both"/>
                    <w:rPr>
                      <w:rFonts w:ascii="Times New Roman" w:hAnsi="Times New Roman"/>
                      <w:bCs w:val="0"/>
                      <w:noProof w:val="0"/>
                      <w:sz w:val="26"/>
                      <w:szCs w:val="26"/>
                      <w:lang w:val="en-GB"/>
                    </w:rPr>
                  </w:pPr>
                  <w:r w:rsidRPr="000725FC">
                    <w:rPr>
                      <w:rFonts w:ascii="Times New Roman" w:hAnsi="Times New Roman"/>
                      <w:bCs w:val="0"/>
                      <w:noProof w:val="0"/>
                      <w:sz w:val="26"/>
                      <w:szCs w:val="26"/>
                    </w:rPr>
                    <w:t xml:space="preserve">Catalogue / Bảng vẽ của nhà sản xuất thể hiện các kích thước và thông số kỹ thuật. </w:t>
                  </w:r>
                </w:p>
              </w:tc>
              <w:tc>
                <w:tcPr>
                  <w:tcW w:w="3960" w:type="dxa"/>
                  <w:shd w:val="clear" w:color="auto" w:fill="auto"/>
                </w:tcPr>
                <w:p w:rsidR="00220C69" w:rsidRPr="000725FC" w:rsidRDefault="00220C69" w:rsidP="00220C69">
                  <w:pPr>
                    <w:jc w:val="center"/>
                    <w:rPr>
                      <w:rFonts w:ascii="Times New Roman" w:hAnsi="Times New Roman"/>
                      <w:bCs w:val="0"/>
                      <w:noProof w:val="0"/>
                      <w:sz w:val="26"/>
                      <w:szCs w:val="26"/>
                      <w:lang w:val="en-GB"/>
                    </w:rPr>
                  </w:pPr>
                  <w:r w:rsidRPr="000725FC">
                    <w:rPr>
                      <w:rFonts w:ascii="Times New Roman" w:hAnsi="Times New Roman"/>
                      <w:bCs w:val="0"/>
                      <w:noProof w:val="0"/>
                      <w:sz w:val="26"/>
                      <w:szCs w:val="26"/>
                      <w:lang w:val="en-GB"/>
                    </w:rPr>
                    <w:t>Được nộp cùng với hồ sơ thầu</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 xml:space="preserve">  KẸP HOTLINE</w:t>
            </w:r>
          </w:p>
          <w:p w:rsidR="00220C69" w:rsidRPr="000725FC" w:rsidRDefault="00220C69" w:rsidP="00220C69">
            <w:pPr>
              <w:rPr>
                <w:rFonts w:ascii="Times New Roman" w:hAnsi="Times New Roman"/>
                <w:bCs w:val="0"/>
                <w:noProof w:val="0"/>
                <w:sz w:val="26"/>
                <w:szCs w:val="26"/>
              </w:rPr>
            </w:pPr>
          </w:p>
          <w:tbl>
            <w:tblPr>
              <w:tblW w:w="890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827"/>
              <w:gridCol w:w="2693"/>
              <w:gridCol w:w="5380"/>
            </w:tblGrid>
            <w:tr w:rsidR="00220C69" w:rsidRPr="000725FC" w:rsidTr="00220C69">
              <w:trPr>
                <w:tblHeader/>
              </w:trPr>
              <w:tc>
                <w:tcPr>
                  <w:tcW w:w="827"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2693"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538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Xuất xứ</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Mã hiệu</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C70-95 (4/0)</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Website nhà sản xuất</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ISO 9000</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AS 1154.1 và TCVN 3624-81 hoặc tương đương</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Thân kẹp</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Nhánh rẽ</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Có khả năng đấu nối với dây đồng như sau: </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Tiết diện của dây dẫn đồng [mm2]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C25-50 (2/0)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C70-95 (4/0)</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25-50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70-95</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Đường kính của dây dẫn đồng [mm2]</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C70-95 (4/0)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C70-95 (4/0</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p>
                <w:p w:rsidR="00220C69" w:rsidRPr="000725FC" w:rsidRDefault="00220C69" w:rsidP="00220C69">
                  <w:pPr>
                    <w:tabs>
                      <w:tab w:val="num" w:pos="360"/>
                    </w:tabs>
                    <w:ind w:left="360" w:hanging="360"/>
                    <w:rPr>
                      <w:rFonts w:ascii="Times New Roman" w:hAnsi="Times New Roman"/>
                      <w:bCs w:val="0"/>
                      <w:noProof w:val="0"/>
                      <w:sz w:val="26"/>
                      <w:szCs w:val="26"/>
                    </w:rPr>
                  </w:pPr>
                  <w:r w:rsidRPr="000725FC">
                    <w:rPr>
                      <w:rFonts w:ascii="Times New Roman" w:hAnsi="Times New Roman"/>
                      <w:bCs w:val="0"/>
                      <w:noProof w:val="0"/>
                      <w:sz w:val="26"/>
                      <w:szCs w:val="26"/>
                    </w:rPr>
                    <w:t>6,39-9,00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10,65-12,55</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Điện trở tiếp xúc của kẹp sau khi kẹp  (*)</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Không vượt quá 75% của dây dẫn có chiều dài tương đương</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Nhiệt độ ổn định của kẹp khi mang dòng định mức</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80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w:t>
                  </w:r>
                </w:p>
              </w:tc>
            </w:tr>
            <w:tr w:rsidR="00220C69" w:rsidRPr="000725FC" w:rsidTr="00220C69">
              <w:trPr>
                <w:trHeight w:val="242"/>
              </w:trPr>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Các ký mã hiệu</w:t>
                  </w:r>
                </w:p>
                <w:p w:rsidR="00220C69" w:rsidRPr="000725FC" w:rsidRDefault="00220C69" w:rsidP="00220C69">
                  <w:pPr>
                    <w:rPr>
                      <w:rFonts w:ascii="Times New Roman" w:hAnsi="Times New Roman"/>
                      <w:bCs w:val="0"/>
                      <w:noProof w:val="0"/>
                      <w:sz w:val="26"/>
                      <w:szCs w:val="26"/>
                    </w:rPr>
                  </w:pP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Trên mỗi kẹp phải có các ký hiệu được khắc chìm / nổi không phai như sau: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Tên nhà sản xuất, Mã hiệu của sản phẩm; loại dây dẫn, tiết diện của dây dẫn.</w:t>
                  </w:r>
                </w:p>
              </w:tc>
            </w:tr>
            <w:tr w:rsidR="00220C69" w:rsidRPr="000725FC" w:rsidTr="00220C69">
              <w:tc>
                <w:tcPr>
                  <w:tcW w:w="827" w:type="dxa"/>
                  <w:shd w:val="clear" w:color="auto" w:fill="auto"/>
                </w:tcPr>
                <w:p w:rsidR="00220C69" w:rsidRPr="000725FC" w:rsidRDefault="00220C69" w:rsidP="00220C69">
                  <w:pPr>
                    <w:numPr>
                      <w:ilvl w:val="0"/>
                      <w:numId w:val="24"/>
                    </w:numPr>
                    <w:rPr>
                      <w:rFonts w:ascii="Times New Roman" w:hAnsi="Times New Roman"/>
                      <w:bCs w:val="0"/>
                      <w:noProof w:val="0"/>
                      <w:sz w:val="26"/>
                      <w:szCs w:val="26"/>
                    </w:rPr>
                  </w:pPr>
                </w:p>
              </w:tc>
              <w:tc>
                <w:tcPr>
                  <w:tcW w:w="269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Catalogue / Bảng vẽ của nhà sản xuất thể hiện các kích thước và thông số kỹ thuật. </w:t>
                  </w:r>
                </w:p>
              </w:tc>
              <w:tc>
                <w:tcPr>
                  <w:tcW w:w="538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Được nộp cùng với hồ sơ thầu</w:t>
                  </w:r>
                </w:p>
              </w:tc>
            </w:tr>
          </w:tbl>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w:t>
            </w: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KẸP QUAI</w:t>
            </w:r>
          </w:p>
          <w:p w:rsidR="00220C69" w:rsidRPr="000725FC" w:rsidRDefault="00220C69" w:rsidP="00220C69">
            <w:pPr>
              <w:rPr>
                <w:rFonts w:ascii="Times New Roman" w:hAnsi="Times New Roman"/>
                <w:bCs w:val="0"/>
                <w:noProof w:val="0"/>
                <w:sz w:val="26"/>
                <w:szCs w:val="26"/>
              </w:rPr>
            </w:pPr>
          </w:p>
          <w:tbl>
            <w:tblPr>
              <w:tblW w:w="891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878"/>
              <w:gridCol w:w="3119"/>
              <w:gridCol w:w="4913"/>
            </w:tblGrid>
            <w:tr w:rsidR="00220C69" w:rsidRPr="000725FC" w:rsidTr="00220C69">
              <w:trPr>
                <w:tblHeader/>
              </w:trPr>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3119"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4913"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Xuất xứ</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Mã hiệu</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A70-95 (2/0)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A185-240 (4/0)</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Website nhà sản xuất</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ISO 9000</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AS 1154.1 và TCVN 3624-81 hoặc tương đương</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7</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Loại</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Kẹp bao gồm 2 phần như sau: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8</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Tiết diện của dây dẫn nhôm [mm2]</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A70-95 (2/0)</w:t>
                  </w:r>
                </w:p>
                <w:p w:rsidR="00220C69" w:rsidRPr="000725FC" w:rsidRDefault="00220C69" w:rsidP="00220C69">
                  <w:pPr>
                    <w:tabs>
                      <w:tab w:val="right" w:pos="2903"/>
                    </w:tabs>
                    <w:rPr>
                      <w:rFonts w:ascii="Times New Roman" w:hAnsi="Times New Roman"/>
                      <w:bCs w:val="0"/>
                      <w:noProof w:val="0"/>
                      <w:sz w:val="26"/>
                      <w:szCs w:val="26"/>
                    </w:rPr>
                  </w:pPr>
                  <w:r w:rsidRPr="000725FC">
                    <w:rPr>
                      <w:rFonts w:ascii="Times New Roman" w:hAnsi="Times New Roman"/>
                      <w:bCs w:val="0"/>
                      <w:noProof w:val="0"/>
                      <w:sz w:val="26"/>
                      <w:szCs w:val="26"/>
                    </w:rPr>
                    <w:t>- A185-240 (4/0)</w:t>
                  </w:r>
                  <w:r w:rsidRPr="000725FC">
                    <w:rPr>
                      <w:rFonts w:ascii="Times New Roman" w:hAnsi="Times New Roman"/>
                      <w:bCs w:val="0"/>
                      <w:noProof w:val="0"/>
                      <w:sz w:val="26"/>
                      <w:szCs w:val="26"/>
                    </w:rPr>
                    <w:tab/>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Dây chính / dây rẽ</w:t>
                  </w:r>
                </w:p>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70-95</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185-240</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9</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Đường kính của dây dẫn đồng [mm2]</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A70-95 (2/0)</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A185-240 (4/0)</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Dây chính / dây rẽ</w:t>
                  </w:r>
                </w:p>
                <w:p w:rsidR="00220C69" w:rsidRPr="000725FC" w:rsidRDefault="00220C69" w:rsidP="00220C69">
                  <w:pPr>
                    <w:rPr>
                      <w:rFonts w:ascii="Times New Roman" w:hAnsi="Times New Roman"/>
                      <w:bCs w:val="0"/>
                      <w:noProof w:val="0"/>
                      <w:sz w:val="26"/>
                      <w:szCs w:val="26"/>
                    </w:rPr>
                  </w:pP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10,65-12,55</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17,50-20,00</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10</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Tiết diện của quai đồng</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50 mm2</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11</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Điện trở tiếp xúc của kẹp sau khi kẹp </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Không vượt quá 120% của dây dẫn có chiều dài tương đương</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12</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Dòng điện liên tục cho phép của kẹp (*)</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375A</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13</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Nhiệt độ ổn định của kẹp khi mang dòng định mức</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80 </w:t>
                  </w:r>
                  <w:r w:rsidRPr="000725FC">
                    <w:rPr>
                      <w:rFonts w:ascii="Times New Roman" w:hAnsi="Times New Roman"/>
                      <w:bCs w:val="0"/>
                      <w:noProof w:val="0"/>
                      <w:sz w:val="26"/>
                      <w:szCs w:val="26"/>
                      <w:vertAlign w:val="superscript"/>
                    </w:rPr>
                    <w:t>o</w:t>
                  </w:r>
                  <w:r w:rsidRPr="000725FC">
                    <w:rPr>
                      <w:rFonts w:ascii="Times New Roman" w:hAnsi="Times New Roman"/>
                      <w:bCs w:val="0"/>
                      <w:noProof w:val="0"/>
                      <w:sz w:val="26"/>
                      <w:szCs w:val="26"/>
                    </w:rPr>
                    <w:t>C</w:t>
                  </w:r>
                </w:p>
              </w:tc>
            </w:tr>
            <w:tr w:rsidR="00220C69" w:rsidRPr="000725FC" w:rsidTr="00220C69">
              <w:trPr>
                <w:trHeight w:val="242"/>
              </w:trPr>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14</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Các ký mã hiệu</w:t>
                  </w:r>
                </w:p>
                <w:p w:rsidR="00220C69" w:rsidRPr="000725FC" w:rsidRDefault="00220C69" w:rsidP="00220C69">
                  <w:pPr>
                    <w:rPr>
                      <w:rFonts w:ascii="Times New Roman" w:hAnsi="Times New Roman"/>
                      <w:bCs w:val="0"/>
                      <w:noProof w:val="0"/>
                      <w:sz w:val="26"/>
                      <w:szCs w:val="26"/>
                    </w:rPr>
                  </w:pP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Trên mỗi kẹp phải có các ký hiệu được khắc chìm / nổi không phai như sau: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Tên nhà sản xuất, Mã hiệu của sản phẩm; loại dây dẫn, tiết diện của dây dẫn.</w:t>
                  </w:r>
                </w:p>
              </w:tc>
            </w:tr>
            <w:tr w:rsidR="00220C69" w:rsidRPr="000725FC" w:rsidTr="00220C69">
              <w:tc>
                <w:tcPr>
                  <w:tcW w:w="87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15</w:t>
                  </w:r>
                </w:p>
              </w:tc>
              <w:tc>
                <w:tcPr>
                  <w:tcW w:w="3119"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Catalogue / Bảng vẽ của nhà sản xuất thể hiện các kích thước và thông số kỹ thuật. </w:t>
                  </w:r>
                </w:p>
              </w:tc>
              <w:tc>
                <w:tcPr>
                  <w:tcW w:w="4913"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Được nộp cùng với hồ sơ thầu</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Cọc tiếp địa mạ đồng 16x2400</w:t>
            </w:r>
          </w:p>
          <w:tbl>
            <w:tblPr>
              <w:tblW w:w="8792"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09"/>
              <w:gridCol w:w="4111"/>
              <w:gridCol w:w="3972"/>
            </w:tblGrid>
            <w:tr w:rsidR="00220C69" w:rsidRPr="000725FC" w:rsidTr="00220C69">
              <w:tc>
                <w:tcPr>
                  <w:tcW w:w="709"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4111"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3972"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xuất/nước sản xuất</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Hình dáng, kích thước</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Theo bản vẽ</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Quy cách</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Cọc tiếp địa chế tạo bằng thép CT3 tròn phi 16</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Mạ đồng (*)</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 ≥250 µm</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Giới hạn chảy của thép </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fy ≥ 2.450daN/cm2</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Cọc tiếp địa có thể chịu được lực tác dụng lên đầu trên của cọc và hướng theo chiều dài cọc mà không làm cong cọc.</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Đáp ứng</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lang w:val="fr-FR"/>
              </w:rPr>
            </w:pPr>
            <w:r w:rsidRPr="000725FC">
              <w:rPr>
                <w:rFonts w:ascii="Times New Roman" w:hAnsi="Times New Roman"/>
                <w:bCs w:val="0"/>
                <w:noProof w:val="0"/>
                <w:sz w:val="26"/>
                <w:szCs w:val="26"/>
                <w:lang w:val="fr-FR"/>
              </w:rPr>
              <w:t>Ty neo,  neo xòe:</w:t>
            </w:r>
          </w:p>
          <w:tbl>
            <w:tblPr>
              <w:tblW w:w="8792"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3119"/>
              <w:gridCol w:w="5106"/>
            </w:tblGrid>
            <w:tr w:rsidR="00220C69" w:rsidRPr="000725FC" w:rsidTr="00220C69">
              <w:tblPrEx>
                <w:tblCellMar>
                  <w:top w:w="0" w:type="dxa"/>
                  <w:bottom w:w="0" w:type="dxa"/>
                </w:tblCellMar>
              </w:tblPrEx>
              <w:trPr>
                <w:tblHeader/>
              </w:trPr>
              <w:tc>
                <w:tcPr>
                  <w:tcW w:w="56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3119"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5106"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I</w:t>
                  </w:r>
                </w:p>
              </w:tc>
              <w:tc>
                <w:tcPr>
                  <w:tcW w:w="3119"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Neo xoè</w:t>
                  </w:r>
                </w:p>
              </w:tc>
              <w:tc>
                <w:tcPr>
                  <w:tcW w:w="5106" w:type="dxa"/>
                </w:tcPr>
                <w:p w:rsidR="00220C69" w:rsidRPr="000725FC" w:rsidRDefault="00220C69" w:rsidP="00220C69">
                  <w:pPr>
                    <w:jc w:val="center"/>
                    <w:rPr>
                      <w:rFonts w:ascii="Times New Roman" w:hAnsi="Times New Roman"/>
                      <w:noProof w:val="0"/>
                      <w:sz w:val="26"/>
                      <w:szCs w:val="26"/>
                    </w:rPr>
                  </w:pPr>
                  <w:r w:rsidRPr="000725FC">
                    <w:rPr>
                      <w:rFonts w:ascii="Times New Roman" w:hAnsi="Times New Roman"/>
                      <w:noProof w:val="0"/>
                      <w:sz w:val="26"/>
                      <w:szCs w:val="26"/>
                    </w:rPr>
                    <w:t> </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Tên nhà sản xuất</w:t>
                  </w:r>
                </w:p>
              </w:tc>
              <w:tc>
                <w:tcPr>
                  <w:tcW w:w="5106" w:type="dxa"/>
                </w:tcPr>
                <w:p w:rsidR="00220C69" w:rsidRPr="000725FC" w:rsidRDefault="00220C69" w:rsidP="00220C69">
                  <w:pPr>
                    <w:jc w:val="center"/>
                    <w:rPr>
                      <w:rFonts w:ascii="Times New Roman" w:hAnsi="Times New Roman"/>
                      <w:noProof w:val="0"/>
                      <w:sz w:val="26"/>
                      <w:szCs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Hình dáng, kích thước</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Theo bản vẽ</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Vật liệu chế tạo</w:t>
                  </w:r>
                </w:p>
              </w:tc>
              <w:tc>
                <w:tcPr>
                  <w:tcW w:w="5106"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Thép tấm dày tối thiểu:</w:t>
                  </w:r>
                </w:p>
                <w:p w:rsidR="00220C69" w:rsidRPr="000725FC" w:rsidRDefault="00220C69" w:rsidP="00220C69">
                  <w:pPr>
                    <w:numPr>
                      <w:ilvl w:val="0"/>
                      <w:numId w:val="15"/>
                    </w:numPr>
                    <w:suppressAutoHyphens/>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Phần đĩa: 4mm</w:t>
                  </w:r>
                </w:p>
                <w:p w:rsidR="00220C69" w:rsidRPr="000725FC" w:rsidRDefault="00220C69" w:rsidP="00220C69">
                  <w:pPr>
                    <w:numPr>
                      <w:ilvl w:val="0"/>
                      <w:numId w:val="15"/>
                    </w:numPr>
                    <w:suppressAutoHyphens/>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Phần búp sen: 3,2mm</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Bảo vệ</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Sơn chống gỉ màu đen</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ind w:left="360" w:hanging="36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Giới hạn chảy của thép </w:t>
                  </w:r>
                </w:p>
              </w:tc>
              <w:tc>
                <w:tcPr>
                  <w:tcW w:w="5106" w:type="dxa"/>
                </w:tcPr>
                <w:p w:rsidR="00220C69" w:rsidRPr="000725FC" w:rsidRDefault="00220C69" w:rsidP="00220C69">
                  <w:pPr>
                    <w:ind w:left="360" w:hanging="360"/>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fy ≥2.450daN/cm2</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ind w:left="360" w:hanging="360"/>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Giới hạn kéo phá hủy </w:t>
                  </w:r>
                </w:p>
              </w:tc>
              <w:tc>
                <w:tcPr>
                  <w:tcW w:w="5106" w:type="dxa"/>
                </w:tcPr>
                <w:p w:rsidR="00220C69" w:rsidRPr="000725FC" w:rsidRDefault="00220C69" w:rsidP="00220C69">
                  <w:pPr>
                    <w:ind w:left="360" w:hanging="360"/>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25kN</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Ghi nhãn</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Khắc chìm tên hoặc lô-gô nhà sản xuất</w:t>
                  </w:r>
                </w:p>
              </w:tc>
            </w:tr>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II</w:t>
                  </w:r>
                </w:p>
              </w:tc>
              <w:tc>
                <w:tcPr>
                  <w:tcW w:w="3119"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Ty neo</w:t>
                  </w:r>
                </w:p>
              </w:tc>
              <w:tc>
                <w:tcPr>
                  <w:tcW w:w="5106" w:type="dxa"/>
                </w:tcPr>
                <w:p w:rsidR="00220C69" w:rsidRPr="000725FC" w:rsidRDefault="00220C69" w:rsidP="00220C69">
                  <w:pPr>
                    <w:jc w:val="center"/>
                    <w:rPr>
                      <w:rFonts w:ascii="Times New Roman" w:hAnsi="Times New Roman"/>
                      <w:noProof w:val="0"/>
                      <w:sz w:val="26"/>
                      <w:szCs w:val="26"/>
                    </w:rPr>
                  </w:pPr>
                  <w:r w:rsidRPr="000725FC">
                    <w:rPr>
                      <w:rFonts w:ascii="Times New Roman" w:hAnsi="Times New Roman"/>
                      <w:noProof w:val="0"/>
                      <w:sz w:val="26"/>
                      <w:szCs w:val="26"/>
                    </w:rPr>
                    <w:t> </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Tên nhà sản xuất</w:t>
                  </w:r>
                </w:p>
              </w:tc>
              <w:tc>
                <w:tcPr>
                  <w:tcW w:w="5106" w:type="dxa"/>
                </w:tcPr>
                <w:p w:rsidR="00220C69" w:rsidRPr="000725FC" w:rsidRDefault="00220C69" w:rsidP="00220C69">
                  <w:pPr>
                    <w:jc w:val="center"/>
                    <w:rPr>
                      <w:rFonts w:ascii="Times New Roman" w:hAnsi="Times New Roman"/>
                      <w:noProof w:val="0"/>
                      <w:sz w:val="26"/>
                      <w:szCs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Hình dáng</w:t>
                  </w:r>
                </w:p>
              </w:tc>
              <w:tc>
                <w:tcPr>
                  <w:tcW w:w="5106" w:type="dxa"/>
                </w:tcPr>
                <w:p w:rsidR="00220C69" w:rsidRPr="000725FC" w:rsidRDefault="00220C69" w:rsidP="00220C69">
                  <w:pPr>
                    <w:jc w:val="center"/>
                    <w:rPr>
                      <w:rFonts w:ascii="Times New Roman" w:hAnsi="Times New Roman"/>
                      <w:bCs w:val="0"/>
                      <w:noProof w:val="0"/>
                      <w:color w:val="000000"/>
                      <w:sz w:val="26"/>
                      <w:szCs w:val="26"/>
                    </w:rPr>
                  </w:pP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  Ty neo 16 - 2400</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Theo bản vẽ</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  Ty neo 18 - 2400</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Theo bản vẽ</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Quy cách</w:t>
                  </w:r>
                </w:p>
              </w:tc>
              <w:tc>
                <w:tcPr>
                  <w:tcW w:w="5106"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w:t>
                  </w:r>
                </w:p>
              </w:tc>
            </w:tr>
            <w:tr w:rsidR="00220C69" w:rsidRPr="000725FC" w:rsidTr="00220C69">
              <w:tblPrEx>
                <w:tblCellMar>
                  <w:top w:w="0" w:type="dxa"/>
                  <w:bottom w:w="0" w:type="dxa"/>
                </w:tblCellMar>
              </w:tblPrEx>
              <w:tc>
                <w:tcPr>
                  <w:tcW w:w="567" w:type="dxa"/>
                </w:tcPr>
                <w:p w:rsidR="00220C69" w:rsidRPr="000725FC" w:rsidRDefault="00220C69" w:rsidP="00220C69">
                  <w:pPr>
                    <w:ind w:left="360"/>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  Ty neo 16 - 2400</w:t>
                  </w:r>
                </w:p>
              </w:tc>
              <w:tc>
                <w:tcPr>
                  <w:tcW w:w="5106"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Thép CT3 tròn, đường kính Ø16mm, dài 2,4m, ven răng sắt nét</w:t>
                  </w:r>
                </w:p>
              </w:tc>
            </w:tr>
            <w:tr w:rsidR="00220C69" w:rsidRPr="000725FC" w:rsidTr="00220C69">
              <w:tblPrEx>
                <w:tblCellMar>
                  <w:top w:w="0" w:type="dxa"/>
                  <w:bottom w:w="0" w:type="dxa"/>
                </w:tblCellMar>
              </w:tblPrEx>
              <w:tc>
                <w:tcPr>
                  <w:tcW w:w="567" w:type="dxa"/>
                </w:tcPr>
                <w:p w:rsidR="00220C69" w:rsidRPr="000725FC" w:rsidRDefault="00220C69" w:rsidP="00220C69">
                  <w:pPr>
                    <w:ind w:left="360"/>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  Ty neo 18 - 2400</w:t>
                  </w:r>
                </w:p>
              </w:tc>
              <w:tc>
                <w:tcPr>
                  <w:tcW w:w="5106"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Thép CT3 tròn, đường kính Ø18mm, dài 2,4m, ven răng sắt nét</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Mạ kẽm (*)</w:t>
                  </w:r>
                </w:p>
              </w:tc>
              <w:tc>
                <w:tcPr>
                  <w:tcW w:w="5106"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Nhúng nóng, bề dầy 80 µm</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1"/>
                    </w:numPr>
                    <w:jc w:val="center"/>
                    <w:rPr>
                      <w:rFonts w:ascii="Times New Roman" w:hAnsi="Times New Roman"/>
                      <w:bCs w:val="0"/>
                      <w:noProof w:val="0"/>
                      <w:sz w:val="26"/>
                      <w:szCs w:val="26"/>
                    </w:rPr>
                  </w:pPr>
                </w:p>
              </w:tc>
              <w:tc>
                <w:tcPr>
                  <w:tcW w:w="3119"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Lực xiết bù lon </w:t>
                  </w:r>
                </w:p>
              </w:tc>
              <w:tc>
                <w:tcPr>
                  <w:tcW w:w="5106" w:type="dxa"/>
                </w:tcPr>
                <w:p w:rsidR="00220C69" w:rsidRPr="000725FC" w:rsidRDefault="00220C69" w:rsidP="00220C69">
                  <w:pP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M16-18: đạt 600kg.cm (44 LBs.ft), tối đa 800kg.cm (58 LBs.ft);</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Yếm cáp</w:t>
            </w:r>
          </w:p>
          <w:tbl>
            <w:tblPr>
              <w:tblW w:w="8792"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09"/>
              <w:gridCol w:w="4111"/>
              <w:gridCol w:w="3972"/>
            </w:tblGrid>
            <w:tr w:rsidR="00220C69" w:rsidRPr="000725FC" w:rsidTr="00220C69">
              <w:tc>
                <w:tcPr>
                  <w:tcW w:w="709"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STT</w:t>
                  </w:r>
                </w:p>
              </w:tc>
              <w:tc>
                <w:tcPr>
                  <w:tcW w:w="4111"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3972" w:type="dxa"/>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4111"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xuất/nước sản xuất</w:t>
                  </w:r>
                </w:p>
              </w:tc>
              <w:tc>
                <w:tcPr>
                  <w:tcW w:w="3972"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4111"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Quy cách</w:t>
                  </w:r>
                </w:p>
              </w:tc>
              <w:tc>
                <w:tcPr>
                  <w:tcW w:w="3972"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Theo bản vẽ</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4111"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Vật liệu chế tạo</w:t>
                  </w:r>
                </w:p>
              </w:tc>
              <w:tc>
                <w:tcPr>
                  <w:tcW w:w="3972"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Thép CT3 dẹp</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4111"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Mạ kẽm</w:t>
                  </w:r>
                </w:p>
              </w:tc>
              <w:tc>
                <w:tcPr>
                  <w:tcW w:w="3972"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Nhúng nóng, bề dày ≥80 µm</w:t>
                  </w:r>
                </w:p>
              </w:tc>
            </w:tr>
            <w:tr w:rsidR="00220C69" w:rsidRPr="000725FC" w:rsidTr="00220C69">
              <w:tc>
                <w:tcPr>
                  <w:tcW w:w="709" w:type="dxa"/>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4111"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Giới hạn chảy của thép</w:t>
                  </w:r>
                </w:p>
              </w:tc>
              <w:tc>
                <w:tcPr>
                  <w:tcW w:w="3972"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fy ≥2.450daN/cm2</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Cambria" w:hAnsi="Cambria" w:cs="Cambria"/>
                <w:bCs w:val="0"/>
                <w:i/>
                <w:noProof w:val="0"/>
                <w:sz w:val="26"/>
                <w:szCs w:val="26"/>
              </w:rPr>
            </w:pPr>
            <w:r w:rsidRPr="000725FC">
              <w:rPr>
                <w:rFonts w:ascii="Cambria" w:hAnsi="Cambria" w:cs="Cambria"/>
                <w:bCs w:val="0"/>
                <w:i/>
                <w:noProof w:val="0"/>
                <w:sz w:val="26"/>
                <w:szCs w:val="26"/>
              </w:rPr>
              <w:t>Rack 1 sứ  :</w:t>
            </w:r>
          </w:p>
          <w:p w:rsidR="00220C69" w:rsidRPr="000725FC" w:rsidRDefault="00220C69" w:rsidP="00220C69">
            <w:pPr>
              <w:ind w:firstLine="567"/>
              <w:rPr>
                <w:rFonts w:ascii="Times New Roman" w:hAnsi="Times New Roman"/>
                <w:bCs w:val="0"/>
                <w:noProof w:val="0"/>
                <w:lang w:val="fr-FR"/>
              </w:rPr>
            </w:pPr>
          </w:p>
          <w:tbl>
            <w:tblPr>
              <w:tblW w:w="8882"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977"/>
              <w:gridCol w:w="5338"/>
            </w:tblGrid>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297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5338"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I</w:t>
                  </w:r>
                </w:p>
              </w:tc>
              <w:tc>
                <w:tcPr>
                  <w:tcW w:w="2977"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Rack U (NK)</w:t>
                  </w:r>
                </w:p>
              </w:tc>
              <w:tc>
                <w:tcPr>
                  <w:tcW w:w="5338" w:type="dxa"/>
                </w:tcPr>
                <w:p w:rsidR="00220C69" w:rsidRPr="000725FC" w:rsidRDefault="00220C69" w:rsidP="00220C69">
                  <w:pPr>
                    <w:jc w:val="center"/>
                    <w:rPr>
                      <w:rFonts w:ascii="Times New Roman" w:hAnsi="Times New Roman"/>
                      <w:noProof w:val="0"/>
                      <w:sz w:val="26"/>
                      <w:szCs w:val="26"/>
                    </w:rPr>
                  </w:pPr>
                  <w:r w:rsidRPr="000725FC">
                    <w:rPr>
                      <w:rFonts w:ascii="Times New Roman" w:hAnsi="Times New Roman"/>
                      <w:noProof w:val="0"/>
                      <w:sz w:val="26"/>
                      <w:szCs w:val="26"/>
                    </w:rPr>
                    <w:t> </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rPr>
                      <w:rFonts w:ascii="Times New Roman" w:hAnsi="Times New Roman"/>
                      <w:noProof w:val="0"/>
                      <w:sz w:val="26"/>
                      <w:szCs w:val="26"/>
                    </w:rPr>
                  </w:pPr>
                  <w:r w:rsidRPr="000725FC">
                    <w:rPr>
                      <w:rFonts w:ascii="Times New Roman" w:hAnsi="Times New Roman"/>
                      <w:noProof w:val="0"/>
                      <w:sz w:val="26"/>
                      <w:szCs w:val="26"/>
                    </w:rPr>
                    <w:t>Tên nhà sản xuất/nước sản xuất</w:t>
                  </w:r>
                </w:p>
              </w:tc>
              <w:tc>
                <w:tcPr>
                  <w:tcW w:w="5338" w:type="dxa"/>
                </w:tcPr>
                <w:p w:rsidR="00220C69" w:rsidRPr="000725FC" w:rsidRDefault="00220C69" w:rsidP="00220C69">
                  <w:pPr>
                    <w:jc w:val="center"/>
                    <w:rPr>
                      <w:rFonts w:ascii="Times New Roman" w:hAnsi="Times New Roman"/>
                      <w:noProof w:val="0"/>
                      <w:sz w:val="26"/>
                      <w:szCs w:val="26"/>
                    </w:rPr>
                  </w:pPr>
                  <w:r w:rsidRPr="000725FC">
                    <w:rPr>
                      <w:rFonts w:ascii="Times New Roman" w:hAnsi="Times New Roman"/>
                      <w:bCs w:val="0"/>
                      <w:noProof w:val="0"/>
                      <w:sz w:val="26"/>
                      <w:szCs w:val="26"/>
                    </w:rPr>
                    <w:t>Khai báo bởi nhà thầu</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Hình dáng, kích thước</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Theo bản vẽ</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Vật liệu chế tạo</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 xml:space="preserve">Thép CT3 dẹp, tròn </w:t>
                  </w:r>
                  <w:r w:rsidRPr="000725FC">
                    <w:rPr>
                      <w:rFonts w:ascii="Calibri" w:hAnsi="Calibri"/>
                      <w:bCs w:val="0"/>
                      <w:noProof w:val="0"/>
                      <w:color w:val="000000"/>
                      <w:sz w:val="26"/>
                      <w:szCs w:val="26"/>
                    </w:rPr>
                    <w:t>φ</w:t>
                  </w:r>
                  <w:r w:rsidRPr="000725FC">
                    <w:rPr>
                      <w:rFonts w:ascii="Times New Roman" w:hAnsi="Times New Roman"/>
                      <w:bCs w:val="0"/>
                      <w:noProof w:val="0"/>
                      <w:color w:val="000000"/>
                      <w:sz w:val="26"/>
                      <w:szCs w:val="26"/>
                    </w:rPr>
                    <w:t xml:space="preserve"> 12</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Mạ kẽm</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Nhúng nóng</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Chất lượng</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chịu được khí hậu vùng biển 3 năm</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Bề dày lớp mạ tối thiểu(*)</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80 µm</w:t>
                  </w:r>
                </w:p>
              </w:tc>
            </w:tr>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Giới hạn chảy của thép</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fy ≥2.450daN/cm2</w:t>
                  </w:r>
                </w:p>
              </w:tc>
            </w:tr>
            <w:tr w:rsidR="00220C69" w:rsidRPr="000725FC" w:rsidTr="00220C69">
              <w:tblPrEx>
                <w:tblCellMar>
                  <w:top w:w="0" w:type="dxa"/>
                  <w:bottom w:w="0" w:type="dxa"/>
                </w:tblCellMar>
              </w:tblPrEx>
              <w:tc>
                <w:tcPr>
                  <w:tcW w:w="567" w:type="dxa"/>
                </w:tcPr>
                <w:p w:rsidR="00220C69" w:rsidRPr="000725FC" w:rsidRDefault="00220C69" w:rsidP="00220C69">
                  <w:p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Giới hạn kéo phá hủy</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Calibri" w:hAnsi="Calibri"/>
                      <w:bCs w:val="0"/>
                      <w:noProof w:val="0"/>
                      <w:color w:val="000000"/>
                      <w:sz w:val="26"/>
                      <w:szCs w:val="26"/>
                    </w:rPr>
                    <w:t>≥</w:t>
                  </w:r>
                  <w:r w:rsidRPr="000725FC">
                    <w:rPr>
                      <w:rFonts w:ascii="Times New Roman" w:hAnsi="Times New Roman"/>
                      <w:bCs w:val="0"/>
                      <w:noProof w:val="0"/>
                      <w:color w:val="000000"/>
                      <w:sz w:val="26"/>
                      <w:szCs w:val="26"/>
                    </w:rPr>
                    <w:t xml:space="preserve"> 25kN</w:t>
                  </w:r>
                </w:p>
              </w:tc>
            </w:tr>
            <w:tr w:rsidR="00220C69" w:rsidRPr="000725FC" w:rsidTr="00220C69">
              <w:tblPrEx>
                <w:tblCellMar>
                  <w:top w:w="0" w:type="dxa"/>
                  <w:bottom w:w="0" w:type="dxa"/>
                </w:tblCellMar>
              </w:tblPrEx>
              <w:tc>
                <w:tcPr>
                  <w:tcW w:w="567" w:type="dxa"/>
                </w:tcPr>
                <w:p w:rsidR="00220C69" w:rsidRPr="000725FC" w:rsidRDefault="00220C69" w:rsidP="00220C69">
                  <w:pPr>
                    <w:numPr>
                      <w:ilvl w:val="0"/>
                      <w:numId w:val="16"/>
                    </w:numPr>
                    <w:jc w:val="center"/>
                    <w:rPr>
                      <w:rFonts w:ascii="Times New Roman" w:hAnsi="Times New Roman"/>
                      <w:bCs w:val="0"/>
                      <w:noProof w:val="0"/>
                      <w:sz w:val="26"/>
                      <w:szCs w:val="26"/>
                    </w:rPr>
                  </w:pPr>
                </w:p>
              </w:tc>
              <w:tc>
                <w:tcPr>
                  <w:tcW w:w="2977" w:type="dxa"/>
                </w:tcPr>
                <w:p w:rsidR="00220C69" w:rsidRPr="000725FC" w:rsidRDefault="00220C69" w:rsidP="00220C69">
                  <w:pPr>
                    <w:jc w:val="both"/>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Ghi nhãn</w:t>
                  </w:r>
                </w:p>
              </w:tc>
              <w:tc>
                <w:tcPr>
                  <w:tcW w:w="5338" w:type="dxa"/>
                </w:tcPr>
                <w:p w:rsidR="00220C69" w:rsidRPr="000725FC" w:rsidRDefault="00220C69" w:rsidP="00220C69">
                  <w:p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Khắc chìm tên hoặc lô-gô nhà sản xuất</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 xml:space="preserve"> Đầu cosse ép dây đồng loại 2 bulong:</w:t>
            </w:r>
          </w:p>
          <w:tbl>
            <w:tblPr>
              <w:tblW w:w="888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708"/>
              <w:gridCol w:w="4304"/>
              <w:gridCol w:w="3870"/>
            </w:tblGrid>
            <w:tr w:rsidR="00220C69" w:rsidRPr="000725FC" w:rsidTr="00220C69">
              <w:trPr>
                <w:tblHeader/>
              </w:trPr>
              <w:tc>
                <w:tcPr>
                  <w:tcW w:w="708"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STT</w:t>
                  </w:r>
                </w:p>
              </w:tc>
              <w:tc>
                <w:tcPr>
                  <w:tcW w:w="4304"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MÔ TẢ</w:t>
                  </w:r>
                </w:p>
              </w:tc>
              <w:tc>
                <w:tcPr>
                  <w:tcW w:w="3870" w:type="dxa"/>
                  <w:shd w:val="clear" w:color="auto" w:fill="auto"/>
                  <w:vAlign w:val="center"/>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YÊU CẦU</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Xuất xứ</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3</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Mã hiệu</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 150</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4</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Website nhà sản xuất</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Khai báo</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5</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ISO 9000</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6</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AS 1154.1 và TCVN 3624-81 hoặc tương đương</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7</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Loại</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Cosse ép là loại làm bằng đồng mạ thiết, chịu lực cao, có tính dẫn điện tốt, </w:t>
                  </w:r>
                  <w:r w:rsidRPr="000725FC">
                    <w:rPr>
                      <w:rFonts w:ascii="Times New Roman" w:hAnsi="Times New Roman"/>
                      <w:bCs w:val="0"/>
                      <w:noProof w:val="0"/>
                      <w:color w:val="FF0000"/>
                      <w:sz w:val="26"/>
                      <w:szCs w:val="26"/>
                    </w:rPr>
                    <w:t>bản cực 2 lỗ</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8</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Loại đai ép cho cosse ép</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Loại lục giác.</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9</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Số lượng vị trí để thực hiện hiện các mối ép</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Số vị trí ép dây</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 150</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2</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10</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Tiết diện của dây dẫn [mm2]</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 150</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150</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11</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Đường kính của dây dẫn [mm]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p>
              </w:tc>
            </w:tr>
            <w:tr w:rsidR="00220C69" w:rsidRPr="000725FC" w:rsidTr="00220C69">
              <w:trPr>
                <w:trHeight w:val="206"/>
              </w:trPr>
              <w:tc>
                <w:tcPr>
                  <w:tcW w:w="708" w:type="dxa"/>
                  <w:shd w:val="clear" w:color="auto" w:fill="auto"/>
                </w:tcPr>
                <w:p w:rsidR="00220C69" w:rsidRPr="000725FC" w:rsidRDefault="00220C69" w:rsidP="00220C69">
                  <w:pPr>
                    <w:rPr>
                      <w:rFonts w:ascii="Times New Roman" w:hAnsi="Times New Roman"/>
                      <w:bCs w:val="0"/>
                      <w:noProof w:val="0"/>
                      <w:sz w:val="26"/>
                      <w:szCs w:val="26"/>
                    </w:rPr>
                  </w:pP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C150</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15,80</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12</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Đường kính trong của ống đồng [mm]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p>
              </w:tc>
              <w:tc>
                <w:tcPr>
                  <w:tcW w:w="43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rPr>
                  </w:pPr>
                  <w:r w:rsidRPr="000725FC">
                    <w:rPr>
                      <w:rFonts w:ascii="Times New Roman" w:hAnsi="Times New Roman"/>
                      <w:bCs w:val="0"/>
                      <w:noProof w:val="0"/>
                      <w:sz w:val="26"/>
                    </w:rPr>
                    <w:t>C 150</w:t>
                  </w:r>
                </w:p>
              </w:tc>
              <w:tc>
                <w:tcPr>
                  <w:tcW w:w="3870" w:type="dxa"/>
                  <w:shd w:val="clear" w:color="auto" w:fill="auto"/>
                </w:tcPr>
                <w:p w:rsidR="00220C69" w:rsidRPr="000725FC" w:rsidRDefault="00220C69" w:rsidP="00220C69">
                  <w:pPr>
                    <w:widowControl w:val="0"/>
                    <w:rPr>
                      <w:rFonts w:ascii="Times New Roman" w:hAnsi="Times New Roman"/>
                      <w:bCs w:val="0"/>
                      <w:noProof w:val="0"/>
                      <w:sz w:val="26"/>
                    </w:rPr>
                  </w:pPr>
                  <w:r w:rsidRPr="000725FC">
                    <w:rPr>
                      <w:rFonts w:ascii="Times New Roman" w:hAnsi="Times New Roman"/>
                      <w:bCs w:val="0"/>
                      <w:noProof w:val="0"/>
                      <w:sz w:val="26"/>
                    </w:rPr>
                    <w:t>16,80</w:t>
                  </w:r>
                  <w:r w:rsidRPr="000725FC">
                    <w:rPr>
                      <w:rFonts w:ascii="Times New Roman" w:hAnsi="Times New Roman"/>
                      <w:bCs w:val="0"/>
                      <w:noProof w:val="0"/>
                      <w:sz w:val="26"/>
                    </w:rPr>
                    <w:sym w:font="Symbol" w:char="F0B8"/>
                  </w:r>
                  <w:r w:rsidRPr="000725FC">
                    <w:rPr>
                      <w:rFonts w:ascii="Times New Roman" w:hAnsi="Times New Roman"/>
                      <w:bCs w:val="0"/>
                      <w:noProof w:val="0"/>
                      <w:sz w:val="26"/>
                    </w:rPr>
                    <w:t>18,00</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lastRenderedPageBreak/>
                    <w:t>13</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Kích thước và tiết diện của cosse ép được thiết kế đảm bảo đúng tiết diện của cáp và chịu được dòng điện liên tục như sau: [A]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p>
              </w:tc>
            </w:tr>
            <w:tr w:rsidR="00220C69" w:rsidRPr="000725FC" w:rsidTr="00220C69">
              <w:tc>
                <w:tcPr>
                  <w:tcW w:w="708"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rPr>
                  </w:pPr>
                </w:p>
              </w:tc>
              <w:tc>
                <w:tcPr>
                  <w:tcW w:w="43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rPr>
                  </w:pPr>
                  <w:r w:rsidRPr="000725FC">
                    <w:rPr>
                      <w:rFonts w:ascii="Times New Roman" w:hAnsi="Times New Roman"/>
                      <w:bCs w:val="0"/>
                      <w:noProof w:val="0"/>
                      <w:sz w:val="26"/>
                    </w:rPr>
                    <w:t>C 150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rPr>
                  </w:pPr>
                  <w:r w:rsidRPr="000725FC">
                    <w:rPr>
                      <w:rFonts w:ascii="Times New Roman" w:hAnsi="Times New Roman"/>
                      <w:bCs w:val="0"/>
                      <w:noProof w:val="0"/>
                      <w:sz w:val="26"/>
                    </w:rPr>
                    <w:t>540</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14</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Khả năng chịu được dòng điện ngắn mạch [ka/2s]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p>
              </w:tc>
            </w:tr>
            <w:tr w:rsidR="00220C69" w:rsidRPr="000725FC" w:rsidTr="00220C69">
              <w:tc>
                <w:tcPr>
                  <w:tcW w:w="708"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rPr>
                  </w:pPr>
                </w:p>
              </w:tc>
              <w:tc>
                <w:tcPr>
                  <w:tcW w:w="4304"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rPr>
                  </w:pPr>
                  <w:r w:rsidRPr="000725FC">
                    <w:rPr>
                      <w:rFonts w:ascii="Times New Roman" w:hAnsi="Times New Roman"/>
                      <w:bCs w:val="0"/>
                      <w:noProof w:val="0"/>
                      <w:sz w:val="26"/>
                    </w:rPr>
                    <w:t>C 150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rPr>
                  </w:pPr>
                  <w:r w:rsidRPr="000725FC">
                    <w:rPr>
                      <w:rFonts w:ascii="Times New Roman" w:hAnsi="Times New Roman"/>
                      <w:bCs w:val="0"/>
                      <w:noProof w:val="0"/>
                      <w:sz w:val="26"/>
                    </w:rPr>
                    <w:t>15,6</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15</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Điện trở của mối nối sau khi ép (*)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Không vượt quá 120% của dây dẫn có chiều dài tương đương</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16</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Các ký mã hiệu</w:t>
                  </w:r>
                </w:p>
                <w:p w:rsidR="00220C69" w:rsidRPr="000725FC" w:rsidRDefault="00220C69" w:rsidP="00220C69">
                  <w:pPr>
                    <w:rPr>
                      <w:rFonts w:ascii="Times New Roman" w:hAnsi="Times New Roman"/>
                      <w:bCs w:val="0"/>
                      <w:noProof w:val="0"/>
                      <w:sz w:val="26"/>
                      <w:szCs w:val="26"/>
                    </w:rPr>
                  </w:pP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Mỗi cosse ép phải có các ký hiệu được khắc chìm / nổi không phai như sau: </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Tên nhà sản xuất, Mã hiệu của sản phẩm; loại dây dẫn, tiết diện của dây dẫn.</w:t>
                  </w:r>
                </w:p>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Có các vị trí ép phải được khắc chìm.</w:t>
                  </w:r>
                </w:p>
              </w:tc>
            </w:tr>
            <w:tr w:rsidR="00220C69" w:rsidRPr="000725FC" w:rsidTr="00220C69">
              <w:tc>
                <w:tcPr>
                  <w:tcW w:w="708"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17</w:t>
                  </w:r>
                </w:p>
              </w:tc>
              <w:tc>
                <w:tcPr>
                  <w:tcW w:w="4304"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 xml:space="preserve">Catalogue / Bảng vẽ của nhà sản xuất thể hiện các kích thước và thông số kỹ thuật. </w:t>
                  </w:r>
                </w:p>
              </w:tc>
              <w:tc>
                <w:tcPr>
                  <w:tcW w:w="3870" w:type="dxa"/>
                  <w:shd w:val="clear" w:color="auto" w:fill="auto"/>
                </w:tcPr>
                <w:p w:rsidR="00220C69" w:rsidRPr="000725FC" w:rsidRDefault="00220C69" w:rsidP="00220C69">
                  <w:pPr>
                    <w:rPr>
                      <w:rFonts w:ascii="Times New Roman" w:hAnsi="Times New Roman"/>
                      <w:bCs w:val="0"/>
                      <w:noProof w:val="0"/>
                      <w:sz w:val="26"/>
                      <w:szCs w:val="26"/>
                    </w:rPr>
                  </w:pPr>
                  <w:r w:rsidRPr="000725FC">
                    <w:rPr>
                      <w:rFonts w:ascii="Times New Roman" w:hAnsi="Times New Roman"/>
                      <w:bCs w:val="0"/>
                      <w:noProof w:val="0"/>
                      <w:sz w:val="26"/>
                      <w:szCs w:val="26"/>
                    </w:rPr>
                    <w:t>Được nộp cùng với hồ sơ thầu</w:t>
                  </w:r>
                </w:p>
              </w:tc>
            </w:tr>
          </w:tbl>
          <w:p w:rsidR="00220C69" w:rsidRPr="000725FC" w:rsidRDefault="00220C69" w:rsidP="00220C69">
            <w:pPr>
              <w:rPr>
                <w:rFonts w:ascii="Times New Roman" w:hAnsi="Times New Roman"/>
                <w:bCs w:val="0"/>
                <w:noProof w:val="0"/>
                <w:sz w:val="26"/>
                <w:szCs w:val="26"/>
              </w:rPr>
            </w:pPr>
          </w:p>
          <w:p w:rsidR="00220C69" w:rsidRPr="000725FC" w:rsidRDefault="00220C69" w:rsidP="00220C69">
            <w:pPr>
              <w:numPr>
                <w:ilvl w:val="0"/>
                <w:numId w:val="22"/>
              </w:numPr>
              <w:rPr>
                <w:rFonts w:ascii="Times New Roman" w:hAnsi="Times New Roman"/>
                <w:bCs w:val="0"/>
                <w:noProof w:val="0"/>
                <w:sz w:val="26"/>
                <w:szCs w:val="26"/>
              </w:rPr>
            </w:pPr>
            <w:r w:rsidRPr="000725FC">
              <w:rPr>
                <w:rFonts w:ascii="Times New Roman" w:hAnsi="Times New Roman"/>
                <w:bCs w:val="0"/>
                <w:noProof w:val="0"/>
                <w:sz w:val="26"/>
                <w:szCs w:val="26"/>
              </w:rPr>
              <w:t>Đầu cosse ép dây đồng loại 1 bulong:</w:t>
            </w:r>
          </w:p>
          <w:tbl>
            <w:tblPr>
              <w:tblW w:w="888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67"/>
              <w:gridCol w:w="4445"/>
              <w:gridCol w:w="3870"/>
            </w:tblGrid>
            <w:tr w:rsidR="00220C69" w:rsidRPr="000725FC" w:rsidTr="00220C69">
              <w:trPr>
                <w:tblHeader/>
              </w:trPr>
              <w:tc>
                <w:tcPr>
                  <w:tcW w:w="567" w:type="dxa"/>
                  <w:shd w:val="clear" w:color="auto" w:fill="auto"/>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Stt</w:t>
                  </w:r>
                </w:p>
              </w:tc>
              <w:tc>
                <w:tcPr>
                  <w:tcW w:w="4445" w:type="dxa"/>
                  <w:shd w:val="clear" w:color="auto" w:fill="auto"/>
                  <w:vAlign w:val="center"/>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Mô tả</w:t>
                  </w:r>
                </w:p>
              </w:tc>
              <w:tc>
                <w:tcPr>
                  <w:tcW w:w="3870" w:type="dxa"/>
                  <w:shd w:val="clear" w:color="auto" w:fill="auto"/>
                  <w:vAlign w:val="center"/>
                </w:tcPr>
                <w:p w:rsidR="00220C69" w:rsidRPr="000725FC" w:rsidRDefault="00220C69" w:rsidP="00220C69">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Yêu cầu</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Tên nhà sản xuất</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Xuất xứ</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Mã hiệu</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tabs>
                      <w:tab w:val="left" w:pos="1080"/>
                    </w:tabs>
                    <w:ind w:left="284"/>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tabs>
                      <w:tab w:val="left" w:pos="1080"/>
                    </w:tabs>
                    <w:ind w:left="284"/>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Website nhà sản xuất</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Khai báo</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rPr>
                      <w:rFonts w:ascii="Times New Roman" w:hAnsi="Times New Roman"/>
                      <w:bCs w:val="0"/>
                      <w:noProof w:val="0"/>
                      <w:sz w:val="26"/>
                      <w:szCs w:val="26"/>
                    </w:rPr>
                  </w:pPr>
                  <w:r w:rsidRPr="000725FC">
                    <w:rPr>
                      <w:rFonts w:ascii="Times New Roman" w:hAnsi="Times New Roman"/>
                      <w:bCs w:val="0"/>
                      <w:noProof w:val="0"/>
                      <w:sz w:val="26"/>
                      <w:szCs w:val="26"/>
                    </w:rPr>
                    <w:t>Tiêu chuẩn quản lý chất lượng</w:t>
                  </w:r>
                </w:p>
              </w:tc>
              <w:tc>
                <w:tcPr>
                  <w:tcW w:w="3870" w:type="dxa"/>
                  <w:shd w:val="clear" w:color="auto" w:fill="auto"/>
                </w:tcPr>
                <w:p w:rsidR="00220C69" w:rsidRPr="000725FC" w:rsidRDefault="00220C69" w:rsidP="00220C69">
                  <w:pPr>
                    <w:numPr>
                      <w:ilvl w:val="12"/>
                      <w:numId w:val="0"/>
                    </w:numPr>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ISO 9000</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numPr>
                      <w:ilvl w:val="12"/>
                      <w:numId w:val="0"/>
                    </w:numPr>
                    <w:jc w:val="both"/>
                    <w:rPr>
                      <w:rFonts w:ascii="Times New Roman" w:hAnsi="Times New Roman"/>
                      <w:bCs w:val="0"/>
                      <w:noProof w:val="0"/>
                      <w:sz w:val="26"/>
                      <w:szCs w:val="26"/>
                    </w:rPr>
                  </w:pPr>
                  <w:r w:rsidRPr="000725FC">
                    <w:rPr>
                      <w:rFonts w:ascii="Times New Roman" w:hAnsi="Times New Roman"/>
                      <w:bCs w:val="0"/>
                      <w:noProof w:val="0"/>
                      <w:sz w:val="26"/>
                      <w:szCs w:val="26"/>
                    </w:rPr>
                    <w:t>Tiêu chuẩn áp dụng</w:t>
                  </w:r>
                </w:p>
              </w:tc>
              <w:tc>
                <w:tcPr>
                  <w:tcW w:w="3870" w:type="dxa"/>
                  <w:shd w:val="clear" w:color="auto" w:fill="auto"/>
                </w:tcPr>
                <w:p w:rsidR="00220C69" w:rsidRPr="000725FC" w:rsidRDefault="00220C69" w:rsidP="00220C69">
                  <w:pPr>
                    <w:numPr>
                      <w:ilvl w:val="12"/>
                      <w:numId w:val="0"/>
                    </w:numPr>
                    <w:jc w:val="both"/>
                    <w:rPr>
                      <w:rFonts w:ascii="Times New Roman" w:hAnsi="Times New Roman"/>
                      <w:bCs w:val="0"/>
                      <w:noProof w:val="0"/>
                      <w:sz w:val="26"/>
                      <w:szCs w:val="26"/>
                    </w:rPr>
                  </w:pPr>
                  <w:r w:rsidRPr="000725FC">
                    <w:rPr>
                      <w:rFonts w:ascii="Times New Roman" w:hAnsi="Times New Roman"/>
                      <w:noProof w:val="0"/>
                      <w:sz w:val="26"/>
                      <w:szCs w:val="26"/>
                    </w:rPr>
                    <w:t xml:space="preserve">AS 1154.1 và TCVN 3624-81 </w:t>
                  </w:r>
                  <w:r w:rsidRPr="000725FC">
                    <w:rPr>
                      <w:rFonts w:ascii="Times New Roman" w:hAnsi="Times New Roman"/>
                      <w:bCs w:val="0"/>
                      <w:noProof w:val="0"/>
                      <w:sz w:val="26"/>
                      <w:szCs w:val="26"/>
                    </w:rPr>
                    <w:t>hoặc tương đương</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Loại</w:t>
                  </w:r>
                </w:p>
              </w:tc>
              <w:tc>
                <w:tcPr>
                  <w:tcW w:w="3870" w:type="dxa"/>
                  <w:shd w:val="clear" w:color="auto" w:fill="auto"/>
                </w:tcPr>
                <w:p w:rsidR="00220C69" w:rsidRPr="000725FC" w:rsidRDefault="00220C69" w:rsidP="00220C69">
                  <w:pPr>
                    <w:tabs>
                      <w:tab w:val="left" w:pos="1080"/>
                    </w:tabs>
                    <w:jc w:val="both"/>
                    <w:rPr>
                      <w:rFonts w:ascii="Times New Roman" w:hAnsi="Times New Roman"/>
                      <w:bCs w:val="0"/>
                      <w:noProof w:val="0"/>
                      <w:color w:val="000000"/>
                      <w:sz w:val="26"/>
                      <w:szCs w:val="26"/>
                    </w:rPr>
                  </w:pPr>
                  <w:r w:rsidRPr="000725FC">
                    <w:rPr>
                      <w:rFonts w:ascii="Times New Roman" w:hAnsi="Times New Roman"/>
                      <w:bCs w:val="0"/>
                      <w:noProof w:val="0"/>
                      <w:sz w:val="26"/>
                      <w:szCs w:val="26"/>
                    </w:rPr>
                    <w:t xml:space="preserve">Cosse ép là loại làm bằng đồng mạ thiết, chịu lực cao, có tính dẫn điện tốt, bản cực </w:t>
                  </w:r>
                  <w:r w:rsidRPr="000725FC">
                    <w:rPr>
                      <w:rFonts w:ascii="Times New Roman" w:hAnsi="Times New Roman"/>
                      <w:bCs w:val="0"/>
                      <w:noProof w:val="0"/>
                      <w:color w:val="FF0000"/>
                      <w:sz w:val="26"/>
                      <w:szCs w:val="26"/>
                    </w:rPr>
                    <w:t>1 lỗ</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Loại đai ép cho cosse ép</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sz w:val="26"/>
                      <w:szCs w:val="26"/>
                    </w:rPr>
                    <w:t>Loại lục giác.</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080"/>
                    </w:tabs>
                    <w:jc w:val="both"/>
                    <w:rPr>
                      <w:rFonts w:ascii="Times New Roman" w:hAnsi="Times New Roman"/>
                      <w:bCs w:val="0"/>
                      <w:noProof w:val="0"/>
                      <w:sz w:val="26"/>
                      <w:szCs w:val="26"/>
                    </w:rPr>
                  </w:pPr>
                  <w:r w:rsidRPr="000725FC">
                    <w:rPr>
                      <w:rFonts w:ascii="Times New Roman" w:hAnsi="Times New Roman"/>
                      <w:bCs w:val="0"/>
                      <w:noProof w:val="0"/>
                      <w:sz w:val="26"/>
                      <w:szCs w:val="26"/>
                    </w:rPr>
                    <w:t>Số lượng vị trí để thực hiện hiện các mối ép</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Số vị trí ép dây</w:t>
                  </w: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1</w:t>
                  </w: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tabs>
                      <w:tab w:val="left" w:pos="1080"/>
                    </w:tabs>
                    <w:jc w:val="center"/>
                    <w:rPr>
                      <w:rFonts w:ascii="Times New Roman" w:hAnsi="Times New Roman"/>
                      <w:bCs w:val="0"/>
                      <w:noProof w:val="0"/>
                      <w:color w:val="000000"/>
                      <w:sz w:val="26"/>
                      <w:szCs w:val="26"/>
                    </w:rPr>
                  </w:pPr>
                  <w:r w:rsidRPr="000725FC">
                    <w:rPr>
                      <w:rFonts w:ascii="Times New Roman" w:hAnsi="Times New Roman"/>
                      <w:bCs w:val="0"/>
                      <w:noProof w:val="0"/>
                      <w:color w:val="000000"/>
                      <w:sz w:val="26"/>
                      <w:szCs w:val="26"/>
                    </w:rPr>
                    <w:t>2</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Tiết diện của dây dẫn [mm</w:t>
                  </w:r>
                  <w:r w:rsidRPr="000725FC">
                    <w:rPr>
                      <w:rFonts w:ascii="Times New Roman" w:hAnsi="Times New Roman"/>
                      <w:bCs w:val="0"/>
                      <w:noProof w:val="0"/>
                      <w:sz w:val="26"/>
                      <w:szCs w:val="26"/>
                      <w:vertAlign w:val="superscript"/>
                    </w:rPr>
                    <w:t>2</w:t>
                  </w:r>
                  <w:r w:rsidRPr="000725FC">
                    <w:rPr>
                      <w:rFonts w:ascii="Times New Roman" w:hAnsi="Times New Roman"/>
                      <w:bCs w:val="0"/>
                      <w:noProof w:val="0"/>
                      <w:sz w:val="26"/>
                      <w:szCs w:val="26"/>
                    </w:rPr>
                    <w:t>]</w:t>
                  </w:r>
                </w:p>
              </w:tc>
              <w:tc>
                <w:tcPr>
                  <w:tcW w:w="3870" w:type="dxa"/>
                  <w:shd w:val="clear" w:color="auto" w:fill="auto"/>
                </w:tcPr>
                <w:p w:rsidR="00220C69" w:rsidRPr="000725FC" w:rsidRDefault="00220C69" w:rsidP="00220C69">
                  <w:pPr>
                    <w:keepNext/>
                    <w:widowControl w:val="0"/>
                    <w:jc w:val="center"/>
                    <w:outlineLvl w:val="4"/>
                    <w:rPr>
                      <w:rFonts w:ascii="Times New Roman" w:hAnsi="Times New Roman"/>
                      <w:bCs w:val="0"/>
                      <w:noProof w:val="0"/>
                      <w:szCs w:val="20"/>
                      <w:u w:val="single"/>
                      <w:lang w:val="x-none" w:eastAsia="x-none"/>
                    </w:rPr>
                  </w:pP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25</w:t>
                  </w: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70</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jc w:val="both"/>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 xml:space="preserve">Đường kính của dây dẫn [mm] </w:t>
                  </w:r>
                </w:p>
              </w:tc>
              <w:tc>
                <w:tcPr>
                  <w:tcW w:w="3870" w:type="dxa"/>
                  <w:shd w:val="clear" w:color="auto" w:fill="auto"/>
                </w:tcPr>
                <w:p w:rsidR="00220C69" w:rsidRPr="000725FC" w:rsidRDefault="00220C69" w:rsidP="00220C69">
                  <w:pPr>
                    <w:keepNext/>
                    <w:widowControl w:val="0"/>
                    <w:jc w:val="center"/>
                    <w:outlineLvl w:val="4"/>
                    <w:rPr>
                      <w:rFonts w:ascii="Times New Roman" w:hAnsi="Times New Roman"/>
                      <w:bCs w:val="0"/>
                      <w:noProof w:val="0"/>
                      <w:szCs w:val="20"/>
                      <w:u w:val="single"/>
                      <w:lang w:val="x-none" w:eastAsia="x-none"/>
                    </w:rPr>
                  </w:pPr>
                </w:p>
              </w:tc>
            </w:tr>
            <w:tr w:rsidR="00220C69" w:rsidRPr="000725FC" w:rsidTr="00220C69">
              <w:tc>
                <w:tcPr>
                  <w:tcW w:w="567" w:type="dxa"/>
                  <w:shd w:val="clear" w:color="auto" w:fill="auto"/>
                </w:tcPr>
                <w:p w:rsidR="00220C69" w:rsidRPr="000725FC" w:rsidRDefault="00220C69" w:rsidP="00220C69">
                  <w:pPr>
                    <w:tabs>
                      <w:tab w:val="left" w:pos="1080"/>
                    </w:tabs>
                    <w:ind w:left="57"/>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6,39</w:t>
                  </w:r>
                </w:p>
              </w:tc>
            </w:tr>
            <w:tr w:rsidR="00220C69" w:rsidRPr="000725FC" w:rsidTr="00220C69">
              <w:tc>
                <w:tcPr>
                  <w:tcW w:w="567" w:type="dxa"/>
                  <w:shd w:val="clear" w:color="auto" w:fill="auto"/>
                </w:tcPr>
                <w:p w:rsidR="00220C69" w:rsidRPr="000725FC" w:rsidRDefault="00220C69" w:rsidP="00220C69">
                  <w:pPr>
                    <w:tabs>
                      <w:tab w:val="left" w:pos="1080"/>
                    </w:tabs>
                    <w:ind w:left="57"/>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C70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10,70</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jc w:val="both"/>
                    <w:rPr>
                      <w:rFonts w:ascii="Times New Roman" w:hAnsi="Times New Roman"/>
                      <w:bCs w:val="0"/>
                      <w:noProof w:val="0"/>
                      <w:sz w:val="26"/>
                      <w:szCs w:val="26"/>
                      <w:lang w:val="x-none" w:eastAsia="x-none"/>
                    </w:rPr>
                  </w:pPr>
                  <w:r w:rsidRPr="000725FC">
                    <w:rPr>
                      <w:rFonts w:ascii="Times New Roman" w:hAnsi="Times New Roman"/>
                      <w:bCs w:val="0"/>
                      <w:noProof w:val="0"/>
                      <w:sz w:val="26"/>
                      <w:szCs w:val="26"/>
                      <w:lang w:val="x-none" w:eastAsia="x-none"/>
                    </w:rPr>
                    <w:t xml:space="preserve">Đường kính trong của ống đồng [mm] </w:t>
                  </w:r>
                </w:p>
              </w:tc>
              <w:tc>
                <w:tcPr>
                  <w:tcW w:w="3870" w:type="dxa"/>
                  <w:shd w:val="clear" w:color="auto" w:fill="auto"/>
                </w:tcPr>
                <w:p w:rsidR="00220C69" w:rsidRPr="000725FC" w:rsidRDefault="00220C69" w:rsidP="00220C69">
                  <w:pPr>
                    <w:tabs>
                      <w:tab w:val="num" w:pos="360"/>
                    </w:tabs>
                    <w:ind w:left="360" w:hanging="360"/>
                    <w:rPr>
                      <w:rFonts w:ascii="Times New Roman" w:hAnsi="Times New Roman"/>
                      <w:bCs w:val="0"/>
                      <w:noProof w:val="0"/>
                      <w:sz w:val="26"/>
                      <w:szCs w:val="26"/>
                    </w:rPr>
                  </w:pPr>
                </w:p>
              </w:tc>
            </w:tr>
            <w:tr w:rsidR="00220C69" w:rsidRPr="000725FC" w:rsidTr="00220C69">
              <w:tc>
                <w:tcPr>
                  <w:tcW w:w="567" w:type="dxa"/>
                  <w:shd w:val="clear" w:color="auto" w:fill="auto"/>
                </w:tcPr>
                <w:p w:rsidR="00220C69" w:rsidRPr="000725FC" w:rsidRDefault="00220C69" w:rsidP="00220C69">
                  <w:pPr>
                    <w:tabs>
                      <w:tab w:val="left" w:pos="1080"/>
                    </w:tabs>
                    <w:ind w:left="57"/>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jc w:val="center"/>
                    <w:rPr>
                      <w:rFonts w:ascii="Times New Roman" w:hAnsi="Times New Roman"/>
                      <w:bCs w:val="0"/>
                      <w:noProof w:val="0"/>
                      <w:sz w:val="26"/>
                      <w:szCs w:val="26"/>
                    </w:rPr>
                  </w:pPr>
                  <w:r w:rsidRPr="000725FC">
                    <w:rPr>
                      <w:rFonts w:ascii="Times New Roman" w:hAnsi="Times New Roman"/>
                      <w:bCs w:val="0"/>
                      <w:noProof w:val="0"/>
                      <w:sz w:val="26"/>
                      <w:szCs w:val="26"/>
                    </w:rPr>
                    <w:t>6,50</w:t>
                  </w:r>
                  <w:r w:rsidRPr="000725FC">
                    <w:rPr>
                      <w:rFonts w:ascii="Times New Roman" w:hAnsi="Times New Roman"/>
                      <w:bCs w:val="0"/>
                      <w:noProof w:val="0"/>
                      <w:sz w:val="26"/>
                      <w:szCs w:val="26"/>
                    </w:rPr>
                    <w:sym w:font="Symbol" w:char="F0B8"/>
                  </w:r>
                  <w:r w:rsidRPr="000725FC">
                    <w:rPr>
                      <w:rFonts w:ascii="Times New Roman" w:hAnsi="Times New Roman"/>
                      <w:bCs w:val="0"/>
                      <w:noProof w:val="0"/>
                      <w:sz w:val="26"/>
                      <w:szCs w:val="26"/>
                    </w:rPr>
                    <w:t>7,00</w:t>
                  </w:r>
                </w:p>
              </w:tc>
            </w:tr>
            <w:tr w:rsidR="00220C69" w:rsidRPr="000725FC" w:rsidTr="00220C69">
              <w:tc>
                <w:tcPr>
                  <w:tcW w:w="567" w:type="dxa"/>
                  <w:shd w:val="clear" w:color="auto" w:fill="auto"/>
                </w:tcPr>
                <w:p w:rsidR="00220C69" w:rsidRPr="000725FC" w:rsidRDefault="00220C69" w:rsidP="00220C69">
                  <w:pPr>
                    <w:tabs>
                      <w:tab w:val="left" w:pos="1080"/>
                    </w:tabs>
                    <w:ind w:left="57"/>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11,30</w:t>
                  </w:r>
                  <w:r w:rsidRPr="000725FC">
                    <w:rPr>
                      <w:rFonts w:ascii="Times New Roman" w:hAnsi="Times New Roman"/>
                      <w:bCs w:val="0"/>
                      <w:noProof w:val="0"/>
                      <w:sz w:val="26"/>
                      <w:szCs w:val="26"/>
                    </w:rPr>
                    <w:sym w:font="Symbol" w:char="F0B8"/>
                  </w:r>
                  <w:r w:rsidRPr="000725FC">
                    <w:rPr>
                      <w:rFonts w:ascii="Times New Roman" w:hAnsi="Times New Roman"/>
                      <w:bCs w:val="0"/>
                      <w:noProof w:val="0"/>
                      <w:sz w:val="26"/>
                      <w:szCs w:val="26"/>
                    </w:rPr>
                    <w:t>12,20</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rPr>
                      <w:rFonts w:ascii="Times New Roman" w:hAnsi="Times New Roman"/>
                      <w:bCs w:val="0"/>
                      <w:noProof w:val="0"/>
                      <w:sz w:val="26"/>
                      <w:szCs w:val="26"/>
                    </w:rPr>
                  </w:pPr>
                  <w:r w:rsidRPr="000725FC">
                    <w:rPr>
                      <w:rFonts w:ascii="Times New Roman" w:hAnsi="Times New Roman"/>
                      <w:bCs w:val="0"/>
                      <w:noProof w:val="0"/>
                      <w:sz w:val="26"/>
                      <w:szCs w:val="26"/>
                    </w:rPr>
                    <w:t xml:space="preserve">Kích thước và tiết diện của cosse ép được thiết kế đảm bảo đúng tiết diện của cáp và chịu được dòng điện liên tục như sau: [A] </w:t>
                  </w:r>
                </w:p>
              </w:tc>
              <w:tc>
                <w:tcPr>
                  <w:tcW w:w="3870"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150</w:t>
                  </w: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340</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rPr>
                      <w:rFonts w:ascii="Times New Roman" w:hAnsi="Times New Roman"/>
                      <w:bCs w:val="0"/>
                      <w:noProof w:val="0"/>
                      <w:sz w:val="26"/>
                      <w:szCs w:val="26"/>
                    </w:rPr>
                  </w:pPr>
                  <w:r w:rsidRPr="000725FC">
                    <w:rPr>
                      <w:rFonts w:ascii="Times New Roman" w:hAnsi="Times New Roman"/>
                      <w:bCs w:val="0"/>
                      <w:noProof w:val="0"/>
                      <w:sz w:val="26"/>
                      <w:szCs w:val="26"/>
                    </w:rPr>
                    <w:t>Khả năng chịu được dòng điện ngắn mạch [ka/2s] (*)</w:t>
                  </w:r>
                </w:p>
              </w:tc>
              <w:tc>
                <w:tcPr>
                  <w:tcW w:w="3870"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25</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2,6</w:t>
                  </w:r>
                </w:p>
              </w:tc>
            </w:tr>
            <w:tr w:rsidR="00220C69" w:rsidRPr="000725FC" w:rsidTr="00220C69">
              <w:tc>
                <w:tcPr>
                  <w:tcW w:w="567" w:type="dxa"/>
                  <w:shd w:val="clear" w:color="auto" w:fill="auto"/>
                </w:tcPr>
                <w:p w:rsidR="00220C69" w:rsidRPr="000725FC" w:rsidRDefault="00220C69" w:rsidP="00220C69">
                  <w:pPr>
                    <w:tabs>
                      <w:tab w:val="left" w:pos="1080"/>
                    </w:tabs>
                    <w:ind w:left="284"/>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numPr>
                      <w:ilvl w:val="0"/>
                      <w:numId w:val="6"/>
                    </w:numPr>
                    <w:rPr>
                      <w:rFonts w:ascii="Times New Roman" w:hAnsi="Times New Roman"/>
                      <w:bCs w:val="0"/>
                      <w:noProof w:val="0"/>
                      <w:sz w:val="26"/>
                      <w:szCs w:val="26"/>
                    </w:rPr>
                  </w:pPr>
                  <w:r w:rsidRPr="000725FC">
                    <w:rPr>
                      <w:rFonts w:ascii="Times New Roman" w:hAnsi="Times New Roman"/>
                      <w:bCs w:val="0"/>
                      <w:noProof w:val="0"/>
                      <w:sz w:val="26"/>
                      <w:szCs w:val="26"/>
                    </w:rPr>
                    <w:t>C 70</w:t>
                  </w:r>
                </w:p>
              </w:tc>
              <w:tc>
                <w:tcPr>
                  <w:tcW w:w="3870" w:type="dxa"/>
                  <w:shd w:val="clear" w:color="auto" w:fill="auto"/>
                </w:tcPr>
                <w:p w:rsidR="00220C69" w:rsidRPr="000725FC" w:rsidRDefault="00220C69" w:rsidP="00220C69">
                  <w:pPr>
                    <w:widowControl w:val="0"/>
                    <w:jc w:val="center"/>
                    <w:rPr>
                      <w:rFonts w:ascii="Times New Roman" w:hAnsi="Times New Roman"/>
                      <w:bCs w:val="0"/>
                      <w:noProof w:val="0"/>
                      <w:sz w:val="26"/>
                      <w:szCs w:val="26"/>
                    </w:rPr>
                  </w:pPr>
                  <w:r w:rsidRPr="000725FC">
                    <w:rPr>
                      <w:rFonts w:ascii="Times New Roman" w:hAnsi="Times New Roman"/>
                      <w:bCs w:val="0"/>
                      <w:noProof w:val="0"/>
                      <w:sz w:val="26"/>
                      <w:szCs w:val="26"/>
                    </w:rPr>
                    <w:t>7,3</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rPr>
                      <w:rFonts w:ascii="Times New Roman" w:hAnsi="Times New Roman"/>
                      <w:bCs w:val="0"/>
                      <w:noProof w:val="0"/>
                      <w:sz w:val="26"/>
                      <w:szCs w:val="26"/>
                    </w:rPr>
                  </w:pPr>
                  <w:r w:rsidRPr="000725FC">
                    <w:rPr>
                      <w:rFonts w:ascii="Times New Roman" w:hAnsi="Times New Roman"/>
                      <w:bCs w:val="0"/>
                      <w:noProof w:val="0"/>
                      <w:sz w:val="26"/>
                      <w:szCs w:val="26"/>
                    </w:rPr>
                    <w:t>Điện trở của mối nối sau khi ép</w:t>
                  </w:r>
                </w:p>
              </w:tc>
              <w:tc>
                <w:tcPr>
                  <w:tcW w:w="3870"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Không vượt quá 120% của dây dẫn có chiều dài tương đương</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widowControl w:val="0"/>
                    <w:jc w:val="both"/>
                    <w:rPr>
                      <w:rFonts w:ascii="Times New Roman" w:hAnsi="Times New Roman"/>
                      <w:bCs w:val="0"/>
                      <w:noProof w:val="0"/>
                      <w:sz w:val="26"/>
                      <w:szCs w:val="26"/>
                    </w:rPr>
                  </w:pPr>
                  <w:r w:rsidRPr="000725FC">
                    <w:rPr>
                      <w:rFonts w:ascii="Times New Roman" w:hAnsi="Times New Roman"/>
                      <w:bCs w:val="0"/>
                      <w:noProof w:val="0"/>
                      <w:sz w:val="26"/>
                      <w:szCs w:val="26"/>
                    </w:rPr>
                    <w:t>Các ký mã hiệu</w:t>
                  </w:r>
                </w:p>
                <w:p w:rsidR="00220C69" w:rsidRPr="000725FC" w:rsidRDefault="00220C69" w:rsidP="00220C69">
                  <w:pPr>
                    <w:widowControl w:val="0"/>
                    <w:jc w:val="both"/>
                    <w:rPr>
                      <w:rFonts w:ascii="Times New Roman" w:hAnsi="Times New Roman"/>
                      <w:bCs w:val="0"/>
                      <w:noProof w:val="0"/>
                      <w:sz w:val="26"/>
                      <w:szCs w:val="26"/>
                    </w:rPr>
                  </w:pPr>
                </w:p>
              </w:tc>
              <w:tc>
                <w:tcPr>
                  <w:tcW w:w="3870" w:type="dxa"/>
                  <w:shd w:val="clear" w:color="auto" w:fill="auto"/>
                </w:tcPr>
                <w:p w:rsidR="00220C69" w:rsidRPr="000725FC" w:rsidRDefault="00220C69" w:rsidP="00220C69">
                  <w:pPr>
                    <w:tabs>
                      <w:tab w:val="num" w:pos="360"/>
                    </w:tabs>
                    <w:ind w:left="360" w:hanging="360"/>
                    <w:jc w:val="both"/>
                    <w:rPr>
                      <w:rFonts w:ascii="Times New Roman" w:hAnsi="Times New Roman"/>
                      <w:bCs w:val="0"/>
                      <w:noProof w:val="0"/>
                      <w:sz w:val="26"/>
                      <w:szCs w:val="26"/>
                    </w:rPr>
                  </w:pPr>
                  <w:r w:rsidRPr="000725FC">
                    <w:rPr>
                      <w:rFonts w:ascii="Times New Roman" w:hAnsi="Times New Roman"/>
                      <w:bCs w:val="0"/>
                      <w:noProof w:val="0"/>
                      <w:sz w:val="26"/>
                      <w:szCs w:val="26"/>
                    </w:rPr>
                    <w:t xml:space="preserve">Mỗi cosse ép phải có các ký hiệu được khắc chìm / nổi không phai như sau: </w:t>
                  </w:r>
                </w:p>
                <w:p w:rsidR="00220C69" w:rsidRPr="000725FC" w:rsidRDefault="00220C69" w:rsidP="00220C69">
                  <w:pPr>
                    <w:tabs>
                      <w:tab w:val="num" w:pos="360"/>
                    </w:tabs>
                    <w:ind w:left="360" w:hanging="360"/>
                    <w:jc w:val="both"/>
                    <w:rPr>
                      <w:rFonts w:ascii="Times New Roman" w:hAnsi="Times New Roman"/>
                      <w:bCs w:val="0"/>
                      <w:noProof w:val="0"/>
                      <w:sz w:val="26"/>
                      <w:szCs w:val="26"/>
                    </w:rPr>
                  </w:pPr>
                  <w:r w:rsidRPr="000725FC">
                    <w:rPr>
                      <w:rFonts w:ascii="Times New Roman" w:hAnsi="Times New Roman"/>
                      <w:bCs w:val="0"/>
                      <w:noProof w:val="0"/>
                      <w:sz w:val="26"/>
                      <w:szCs w:val="26"/>
                    </w:rPr>
                    <w:t>Tên nhà sản xuất, Mã hiệu của sản phẩm; loại dây dẫn, tiết diện của dây dẫn.</w:t>
                  </w:r>
                </w:p>
                <w:p w:rsidR="00220C69" w:rsidRPr="000725FC" w:rsidRDefault="00220C69" w:rsidP="00220C69">
                  <w:pPr>
                    <w:tabs>
                      <w:tab w:val="num" w:pos="360"/>
                    </w:tabs>
                    <w:ind w:left="360" w:hanging="360"/>
                    <w:jc w:val="both"/>
                    <w:rPr>
                      <w:rFonts w:ascii="Times New Roman" w:hAnsi="Times New Roman"/>
                      <w:bCs w:val="0"/>
                      <w:noProof w:val="0"/>
                      <w:sz w:val="26"/>
                      <w:szCs w:val="26"/>
                    </w:rPr>
                  </w:pPr>
                  <w:r w:rsidRPr="000725FC">
                    <w:rPr>
                      <w:rFonts w:ascii="Times New Roman" w:hAnsi="Times New Roman"/>
                      <w:bCs w:val="0"/>
                      <w:noProof w:val="0"/>
                      <w:sz w:val="26"/>
                      <w:szCs w:val="26"/>
                    </w:rPr>
                    <w:t>Có các vị trí ép phải được khắc chìm.</w:t>
                  </w:r>
                </w:p>
              </w:tc>
            </w:tr>
            <w:tr w:rsidR="00220C69" w:rsidRPr="000725FC" w:rsidTr="00220C69">
              <w:tc>
                <w:tcPr>
                  <w:tcW w:w="567" w:type="dxa"/>
                  <w:shd w:val="clear" w:color="auto" w:fill="auto"/>
                </w:tcPr>
                <w:p w:rsidR="00220C69" w:rsidRPr="000725FC" w:rsidRDefault="00220C69" w:rsidP="00220C69">
                  <w:pPr>
                    <w:numPr>
                      <w:ilvl w:val="0"/>
                      <w:numId w:val="14"/>
                    </w:numPr>
                    <w:tabs>
                      <w:tab w:val="left" w:pos="1080"/>
                    </w:tabs>
                    <w:jc w:val="center"/>
                    <w:rPr>
                      <w:rFonts w:ascii="Times New Roman" w:hAnsi="Times New Roman"/>
                      <w:bCs w:val="0"/>
                      <w:noProof w:val="0"/>
                      <w:sz w:val="26"/>
                      <w:szCs w:val="26"/>
                    </w:rPr>
                  </w:pPr>
                </w:p>
              </w:tc>
              <w:tc>
                <w:tcPr>
                  <w:tcW w:w="4445" w:type="dxa"/>
                  <w:shd w:val="clear" w:color="auto" w:fill="auto"/>
                </w:tcPr>
                <w:p w:rsidR="00220C69" w:rsidRPr="000725FC" w:rsidRDefault="00220C69" w:rsidP="00220C69">
                  <w:pPr>
                    <w:tabs>
                      <w:tab w:val="left" w:pos="1440"/>
                      <w:tab w:val="left" w:pos="6237"/>
                    </w:tabs>
                    <w:jc w:val="both"/>
                    <w:rPr>
                      <w:rFonts w:ascii="Times New Roman" w:hAnsi="Times New Roman"/>
                      <w:bCs w:val="0"/>
                      <w:noProof w:val="0"/>
                      <w:sz w:val="26"/>
                      <w:szCs w:val="26"/>
                      <w:lang w:val="en-GB"/>
                    </w:rPr>
                  </w:pPr>
                  <w:r w:rsidRPr="000725FC">
                    <w:rPr>
                      <w:rFonts w:ascii="Times New Roman" w:hAnsi="Times New Roman"/>
                      <w:bCs w:val="0"/>
                      <w:noProof w:val="0"/>
                      <w:sz w:val="26"/>
                      <w:szCs w:val="26"/>
                    </w:rPr>
                    <w:t xml:space="preserve">Catalogue / Bảng vẽ của nhà sản xuất thể hiện các kích thước và thông số kỹ thuật. </w:t>
                  </w:r>
                </w:p>
              </w:tc>
              <w:tc>
                <w:tcPr>
                  <w:tcW w:w="3870" w:type="dxa"/>
                  <w:shd w:val="clear" w:color="auto" w:fill="auto"/>
                </w:tcPr>
                <w:p w:rsidR="00220C69" w:rsidRPr="000725FC" w:rsidRDefault="00220C69" w:rsidP="00220C69">
                  <w:pPr>
                    <w:jc w:val="center"/>
                    <w:rPr>
                      <w:rFonts w:ascii="Times New Roman" w:hAnsi="Times New Roman"/>
                      <w:bCs w:val="0"/>
                      <w:noProof w:val="0"/>
                      <w:sz w:val="26"/>
                      <w:szCs w:val="26"/>
                      <w:lang w:val="en-GB"/>
                    </w:rPr>
                  </w:pPr>
                  <w:r w:rsidRPr="000725FC">
                    <w:rPr>
                      <w:rFonts w:ascii="Times New Roman" w:hAnsi="Times New Roman"/>
                      <w:bCs w:val="0"/>
                      <w:noProof w:val="0"/>
                      <w:sz w:val="26"/>
                      <w:szCs w:val="26"/>
                      <w:lang w:val="en-GB"/>
                    </w:rPr>
                    <w:t>Được nộp cùng với hồ sơ thầu</w:t>
                  </w:r>
                </w:p>
              </w:tc>
            </w:tr>
          </w:tbl>
          <w:p w:rsidR="00220C69" w:rsidRPr="000725FC" w:rsidRDefault="00220C69" w:rsidP="00220C69">
            <w:pPr>
              <w:rPr>
                <w:rFonts w:ascii="Times New Roman" w:hAnsi="Times New Roman"/>
                <w:bCs w:val="0"/>
                <w:noProof w:val="0"/>
                <w:color w:val="FF0000"/>
                <w:sz w:val="26"/>
                <w:szCs w:val="26"/>
                <w:highlight w:val="yellow"/>
              </w:rPr>
            </w:pPr>
          </w:p>
        </w:tc>
        <w:tc>
          <w:tcPr>
            <w:tcW w:w="255" w:type="pct"/>
            <w:gridSpan w:val="2"/>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p>
        </w:tc>
        <w:tc>
          <w:tcPr>
            <w:tcW w:w="111" w:type="pct"/>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p>
        </w:tc>
        <w:tc>
          <w:tcPr>
            <w:tcW w:w="111" w:type="pct"/>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p>
        </w:tc>
        <w:tc>
          <w:tcPr>
            <w:tcW w:w="112" w:type="pct"/>
            <w:tcBorders>
              <w:top w:val="nil"/>
              <w:left w:val="nil"/>
              <w:bottom w:val="nil"/>
              <w:right w:val="nil"/>
            </w:tcBorders>
            <w:shd w:val="clear" w:color="auto" w:fill="auto"/>
            <w:vAlign w:val="center"/>
            <w:hideMark/>
          </w:tcPr>
          <w:p w:rsidR="00220C69" w:rsidRPr="000725FC" w:rsidRDefault="00220C69" w:rsidP="00220C69">
            <w:pPr>
              <w:rPr>
                <w:rFonts w:ascii="Times New Roman" w:hAnsi="Times New Roman"/>
                <w:bCs w:val="0"/>
                <w:noProof w:val="0"/>
                <w:color w:val="FF0000"/>
                <w:sz w:val="26"/>
                <w:szCs w:val="26"/>
                <w:highlight w:val="yellow"/>
              </w:rPr>
            </w:pPr>
          </w:p>
        </w:tc>
      </w:tr>
      <w:bookmarkEnd w:id="26"/>
    </w:tbl>
    <w:p w:rsidR="00220C69" w:rsidRPr="00220C69" w:rsidRDefault="00220C69" w:rsidP="00220C69">
      <w:pPr>
        <w:ind w:left="425"/>
        <w:rPr>
          <w:rFonts w:ascii="Cambria" w:hAnsi="Cambria" w:cs="Cambria"/>
          <w:bCs w:val="0"/>
          <w:i/>
          <w:noProof w:val="0"/>
          <w:sz w:val="26"/>
          <w:szCs w:val="26"/>
        </w:rPr>
      </w:pPr>
    </w:p>
    <w:p w:rsidR="00220C69" w:rsidRPr="00220C69" w:rsidRDefault="00220C69" w:rsidP="00220C69">
      <w:pPr>
        <w:numPr>
          <w:ilvl w:val="0"/>
          <w:numId w:val="22"/>
        </w:numPr>
        <w:spacing w:before="60"/>
        <w:rPr>
          <w:rFonts w:ascii="Times New Roman" w:hAnsi="Times New Roman"/>
          <w:bCs w:val="0"/>
          <w:noProof w:val="0"/>
          <w:color w:val="000000"/>
          <w:sz w:val="28"/>
          <w:szCs w:val="28"/>
        </w:rPr>
      </w:pPr>
      <w:r w:rsidRPr="00220C69">
        <w:rPr>
          <w:rFonts w:ascii="Times New Roman" w:hAnsi="Times New Roman"/>
          <w:bCs w:val="0"/>
          <w:noProof w:val="0"/>
          <w:color w:val="000000"/>
          <w:sz w:val="28"/>
          <w:szCs w:val="28"/>
        </w:rPr>
        <w:t>CHỤP CÁCH ĐIỆN POLYMER CHO MÁY BIẾN ÁP</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 xml:space="preserve">Đặc tính kỹ thuật này áp dụng để cách </w:t>
      </w:r>
      <w:r w:rsidRPr="00220C69">
        <w:rPr>
          <w:rFonts w:ascii="Times New Roman" w:hAnsi="Times New Roman" w:hint="eastAsia"/>
          <w:b w:val="0"/>
          <w:bCs w:val="0"/>
          <w:noProof w:val="0"/>
          <w:color w:val="000000"/>
          <w:spacing w:val="-4"/>
          <w:sz w:val="26"/>
          <w:szCs w:val="26"/>
          <w:lang w:val="x-none" w:eastAsia="x-none"/>
        </w:rPr>
        <w:t>đ</w:t>
      </w:r>
      <w:r w:rsidRPr="00220C69">
        <w:rPr>
          <w:rFonts w:ascii="Times New Roman" w:hAnsi="Times New Roman"/>
          <w:b w:val="0"/>
          <w:bCs w:val="0"/>
          <w:noProof w:val="0"/>
          <w:color w:val="000000"/>
          <w:spacing w:val="-4"/>
          <w:sz w:val="26"/>
          <w:szCs w:val="26"/>
          <w:lang w:val="x-none" w:eastAsia="x-none"/>
        </w:rPr>
        <w:t>iện cho các đầu cực máy biến áp khi đấu nối dây vào và ra, tránh các loại động vật, côn trùng hoặc nhành cây ướt tiếp xúc trực tiếp và các đầu cực mang điện tạo nên các sự cố mang điện không đáng có.</w:t>
      </w:r>
      <w:r w:rsidRPr="00220C69">
        <w:rPr>
          <w:rFonts w:ascii="Times New Roman" w:hAnsi="Times New Roman"/>
          <w:b w:val="0"/>
          <w:bCs w:val="0"/>
          <w:noProof w:val="0"/>
          <w:snapToGrid w:val="0"/>
          <w:color w:val="000000"/>
          <w:spacing w:val="-4"/>
          <w:sz w:val="26"/>
          <w:szCs w:val="26"/>
          <w:lang w:val="x-none" w:eastAsia="x-none"/>
        </w:rPr>
        <w:t xml:space="preserve">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 xml:space="preserve">iện sẽ là loại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r w:rsidRPr="00220C69">
        <w:rPr>
          <w:rFonts w:ascii="Times New Roman" w:hAnsi="Times New Roman"/>
          <w:b w:val="0"/>
          <w:bCs w:val="0"/>
          <w:noProof w:val="0"/>
          <w:spacing w:val="-4"/>
          <w:szCs w:val="20"/>
          <w:lang w:val="x-none" w:eastAsia="x-none"/>
        </w:rPr>
        <w:t xml:space="preserve">    </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right="-72"/>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Yêu cầu sản xuất và thử nghiệm theo tiêu chuẩn sau: IEC 60707, IEC 62217 và TCVN</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YÊU CẦU  KIỂM TRA VÀ  THỬ NGHIỆM</w:t>
      </w:r>
    </w:p>
    <w:p w:rsidR="00220C69" w:rsidRPr="00220C69" w:rsidRDefault="00220C69" w:rsidP="00220C69">
      <w:pPr>
        <w:spacing w:before="60"/>
        <w:ind w:firstLine="39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điển hình &amp; thử nghiệm thiết kế:</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Nhà thầu phải xuất trình theo hồ sơ dự thầu biên bản thử nghiệm điển hình &amp; thử nghiệm thiết kế thực hiện bởi phòng thử nghiệm độc lập trên sản phẩm tương tự sản phẩm chào để chứng minh sản phẩm chào phù hợp với đặc tính kỹ thuật của hồ sơ mời thầu. Biên bản này thực hiện theo tiêu chuẩn IEC 60707, IEC 62217 và TCVN hoặc tiêu chuẩn tương đương, bao gồm các hạng mục:</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lastRenderedPageBreak/>
        <w:t>Khả năng chịu điện áp đánh thủng</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xé rách</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cứng (shore)</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nghiệm lão hóa thời tiết (Accelerated weathering test) theo IEC 62217</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Thử nghiệm độ cứng (Hardness test) </w:t>
      </w:r>
      <w:proofErr w:type="gramStart"/>
      <w:r w:rsidRPr="00220C69">
        <w:rPr>
          <w:rFonts w:ascii="Times New Roman" w:hAnsi="Times New Roman"/>
          <w:b w:val="0"/>
          <w:bCs w:val="0"/>
          <w:noProof w:val="0"/>
          <w:color w:val="000000"/>
          <w:sz w:val="26"/>
          <w:szCs w:val="26"/>
        </w:rPr>
        <w:t>theo</w:t>
      </w:r>
      <w:proofErr w:type="gramEnd"/>
      <w:r w:rsidRPr="00220C69">
        <w:rPr>
          <w:rFonts w:ascii="Times New Roman" w:hAnsi="Times New Roman"/>
          <w:b w:val="0"/>
          <w:bCs w:val="0"/>
          <w:noProof w:val="0"/>
          <w:color w:val="000000"/>
          <w:sz w:val="26"/>
          <w:szCs w:val="26"/>
        </w:rPr>
        <w:t xml:space="preserve"> IEC 61952, có so sánh giá trị ban đầu.</w:t>
      </w:r>
    </w:p>
    <w:p w:rsidR="00220C69" w:rsidRPr="00220C69" w:rsidRDefault="00220C69" w:rsidP="00220C69">
      <w:pPr>
        <w:suppressAutoHyphens/>
        <w:spacing w:before="60"/>
        <w:ind w:right="-72" w:firstLine="652"/>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Trong trường hợp biên bản thử nghiệm điển hình &amp; thử nghiệm thiết kế được thực hiện bởi nhà sản xuất, kết quả thử nghiệm phải được chứng kiến/chứng nhận bởi đại diện của một đơn vị thử nghiệm độc lập quốc tế (như KEMA, CESI, SGS…) hoặc phòng thử nghiệm của nhà sản xuất được chứng nhận bởi đơn vị chứng nhận quốc tế</w:t>
      </w:r>
      <w:r w:rsidRPr="00220C69">
        <w:rPr>
          <w:rFonts w:ascii="Times New Roman" w:hAnsi="Times New Roman"/>
          <w:b w:val="0"/>
          <w:bCs w:val="0"/>
          <w:noProof w:val="0"/>
          <w:color w:val="000000"/>
          <w:spacing w:val="-4"/>
          <w:sz w:val="26"/>
          <w:szCs w:val="26"/>
          <w:lang w:val="x-none" w:eastAsia="x-none"/>
        </w:rPr>
        <w:t xml:space="preserve"> phù hợp với tiêu chuẩn ISO/IEC 17025.</w:t>
      </w:r>
    </w:p>
    <w:p w:rsidR="00220C69" w:rsidRPr="00220C69" w:rsidRDefault="00220C69" w:rsidP="00220C69">
      <w:pPr>
        <w:suppressAutoHyphens/>
        <w:spacing w:before="60"/>
        <w:ind w:left="652" w:right="-72"/>
        <w:jc w:val="both"/>
        <w:rPr>
          <w:rFonts w:ascii="Times New Roman" w:hAnsi="Times New Roman"/>
          <w:b w:val="0"/>
          <w:bCs w:val="0"/>
          <w:noProof w:val="0"/>
          <w:snapToGrid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Biên bản thử nghiệm điển hình &amp; thử nghiệm thiết kế xuất trình phải thực hiện trên sản phẩm tương tự sản phẩm chào với điều kiện là:</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cùng nhà sản xuất, nước sản xuất và họ/chủng loại với sản phẩm chào trong  hồ sơ dự thầu</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đặc tính kỹ thuật tương đương hoặc tốt hơn đặc tính kỹ thuật của sản phẩm chào trong hồ sơ dự thầu</w:t>
      </w:r>
    </w:p>
    <w:p w:rsidR="00220C69" w:rsidRPr="00220C69" w:rsidRDefault="00220C69" w:rsidP="00220C69">
      <w:pPr>
        <w:suppressAutoHyphens/>
        <w:spacing w:before="60"/>
        <w:ind w:right="-72" w:firstLine="720"/>
        <w:jc w:val="both"/>
        <w:rPr>
          <w:rFonts w:ascii="Times New Roman" w:hAnsi="Times New Roman"/>
          <w:b w:val="0"/>
          <w:bCs w:val="0"/>
          <w:noProof w:val="0"/>
          <w:spacing w:val="-4"/>
          <w:sz w:val="26"/>
          <w:szCs w:val="26"/>
          <w:lang w:val="x-none" w:eastAsia="x-none"/>
        </w:rPr>
      </w:pPr>
      <w:r w:rsidRPr="00220C69">
        <w:rPr>
          <w:rFonts w:ascii="Times New Roman" w:hAnsi="Times New Roman"/>
          <w:b w:val="0"/>
          <w:bCs w:val="0"/>
          <w:noProof w:val="0"/>
          <w:spacing w:val="-4"/>
          <w:sz w:val="26"/>
          <w:szCs w:val="26"/>
          <w:lang w:val="x-none" w:eastAsia="x-none"/>
        </w:rPr>
        <w:t>Biên bản thử nghiệm điển hình &amp; thử nghiệm thiết kế phải trình bày các thông tin sau: (i) Tên, địa chỉ, chữ ký/con dấu của phòng thí nghiệm; (ii) Sản phẩm thử nghiệm, hạng mục thử nghiệm, tiêu chuẩn áp dụng, khách hàng, ngày thử nghiệm, ngày phát hành, nơi thử nghiệm, chi tiết thử nghiệm, phương pháp thử nghiệm, kết quả thử nghiệm,...; (iii) Loại, nhà sản xuất, nước sản xuất của sản phẩm thử nghiệm.</w:t>
      </w:r>
    </w:p>
    <w:p w:rsidR="00220C69" w:rsidRPr="00220C69" w:rsidRDefault="00220C69" w:rsidP="00220C69">
      <w:pPr>
        <w:widowControl w:val="0"/>
        <w:spacing w:before="60"/>
        <w:ind w:left="720"/>
        <w:jc w:val="both"/>
        <w:rPr>
          <w:rFonts w:ascii="Times New Roman" w:hAnsi="Times New Roman"/>
          <w:bCs w:val="0"/>
          <w:i/>
          <w:noProof w:val="0"/>
          <w:color w:val="000000"/>
          <w:sz w:val="26"/>
          <w:szCs w:val="26"/>
        </w:rPr>
      </w:pPr>
      <w:proofErr w:type="gramStart"/>
      <w:r w:rsidRPr="00220C69">
        <w:rPr>
          <w:rFonts w:ascii="Times New Roman" w:hAnsi="Times New Roman"/>
          <w:bCs w:val="0"/>
          <w:i/>
          <w:noProof w:val="0"/>
          <w:color w:val="000000"/>
          <w:sz w:val="26"/>
          <w:szCs w:val="26"/>
        </w:rPr>
        <w:t>Nếu sản phẩm chào không đáp ứng các yêu cầu thử nghiệm điển hình trên thì sản phẩm chào sẽ bị loại.</w:t>
      </w:r>
      <w:proofErr w:type="gramEnd"/>
    </w:p>
    <w:p w:rsidR="00220C69" w:rsidRPr="00220C69" w:rsidRDefault="00220C69" w:rsidP="00220C69">
      <w:pPr>
        <w:spacing w:before="60"/>
        <w:ind w:firstLine="56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thường xuyên:</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proofErr w:type="gramStart"/>
      <w:r w:rsidRPr="00220C69">
        <w:rPr>
          <w:rFonts w:ascii="Times New Roman" w:hAnsi="Times New Roman"/>
          <w:b w:val="0"/>
          <w:bCs w:val="0"/>
          <w:noProof w:val="0"/>
          <w:color w:val="000000"/>
          <w:sz w:val="26"/>
          <w:szCs w:val="26"/>
        </w:rPr>
        <w:t>Khi giao hàng, nhà thầu phải cung cấp cho bên mua biên bản thử nghiệm thường xuyên thực hiện bởi nhà sản xuất trên mỗi sản phẩm cung cấp tại nhà máy của nhà sản xuất để chứng minh sản phẩm giao phù hợp với đặc tính kỹ thuật của hợp đồng.</w:t>
      </w:r>
      <w:proofErr w:type="gramEnd"/>
      <w:r w:rsidRPr="00220C69">
        <w:rPr>
          <w:rFonts w:ascii="Times New Roman" w:hAnsi="Times New Roman"/>
          <w:b w:val="0"/>
          <w:bCs w:val="0"/>
          <w:noProof w:val="0"/>
          <w:color w:val="000000"/>
          <w:sz w:val="26"/>
          <w:szCs w:val="26"/>
        </w:rPr>
        <w:t xml:space="preserve"> Biên bản này thực </w:t>
      </w:r>
      <w:proofErr w:type="gramStart"/>
      <w:r w:rsidRPr="00220C69">
        <w:rPr>
          <w:rFonts w:ascii="Times New Roman" w:hAnsi="Times New Roman"/>
          <w:b w:val="0"/>
          <w:bCs w:val="0"/>
          <w:noProof w:val="0"/>
          <w:color w:val="000000"/>
          <w:sz w:val="26"/>
          <w:szCs w:val="26"/>
        </w:rPr>
        <w:t>theo</w:t>
      </w:r>
      <w:proofErr w:type="gramEnd"/>
      <w:r w:rsidRPr="00220C69">
        <w:rPr>
          <w:rFonts w:ascii="Times New Roman" w:hAnsi="Times New Roman"/>
          <w:b w:val="0"/>
          <w:bCs w:val="0"/>
          <w:noProof w:val="0"/>
          <w:color w:val="000000"/>
          <w:sz w:val="26"/>
          <w:szCs w:val="26"/>
        </w:rPr>
        <w:t xml:space="preserve"> tiêu chuẩn IEC 60707 và TCVN hoặc tiêu chuẩn tương đương, bao gồm các hạng mục:</w:t>
      </w:r>
    </w:p>
    <w:p w:rsidR="00220C69" w:rsidRPr="00220C69" w:rsidRDefault="00220C69" w:rsidP="00220C69">
      <w:pPr>
        <w:numPr>
          <w:ilvl w:val="0"/>
          <w:numId w:val="28"/>
        </w:numPr>
        <w:tabs>
          <w:tab w:val="clear" w:pos="360"/>
          <w:tab w:val="num" w:pos="1134"/>
        </w:tabs>
        <w:spacing w:before="60"/>
        <w:ind w:left="1134" w:hanging="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Kiểm tra ngoại quan </w:t>
      </w:r>
    </w:p>
    <w:p w:rsidR="00220C69" w:rsidRPr="00220C69" w:rsidRDefault="00220C69" w:rsidP="00220C69">
      <w:pPr>
        <w:spacing w:before="60"/>
        <w:ind w:left="567"/>
        <w:jc w:val="both"/>
        <w:rPr>
          <w:rFonts w:ascii="Times New Roman" w:hAnsi="Times New Roman"/>
          <w:bCs w:val="0"/>
          <w:noProof w:val="0"/>
          <w:color w:val="000000"/>
          <w:sz w:val="26"/>
        </w:rPr>
      </w:pPr>
      <w:r w:rsidRPr="00220C69">
        <w:rPr>
          <w:rFonts w:ascii="Times New Roman" w:hAnsi="Times New Roman"/>
          <w:bCs w:val="0"/>
          <w:noProof w:val="0"/>
          <w:color w:val="000000"/>
          <w:sz w:val="26"/>
        </w:rPr>
        <w:t xml:space="preserve">Thử nghiệm nghiệm </w:t>
      </w:r>
      <w:proofErr w:type="gramStart"/>
      <w:r w:rsidRPr="00220C69">
        <w:rPr>
          <w:rFonts w:ascii="Times New Roman" w:hAnsi="Times New Roman"/>
          <w:bCs w:val="0"/>
          <w:noProof w:val="0"/>
          <w:color w:val="000000"/>
          <w:sz w:val="26"/>
        </w:rPr>
        <w:t>thu</w:t>
      </w:r>
      <w:proofErr w:type="gramEnd"/>
      <w:r w:rsidRPr="00220C69">
        <w:rPr>
          <w:rFonts w:ascii="Times New Roman" w:hAnsi="Times New Roman"/>
          <w:bCs w:val="0"/>
          <w:noProof w:val="0"/>
          <w:color w:val="000000"/>
          <w:sz w:val="26"/>
        </w:rPr>
        <w:t xml:space="preserve"> (thử nghiệm mẫu):</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Khi tiếp nhận hàng hoá, Bên Mua và Bên Bán sẽ tiến hành lấy mẫu để thử nghiệm tại một Đơn vị thử nghiệm độc lập (Quatest) dưới sự chấp thuận của Bên Mua để chứng minh hàng giao đáp ứng yêu cầu kỹ thuật của hợp đồng. </w:t>
      </w:r>
      <w:proofErr w:type="gramStart"/>
      <w:r w:rsidRPr="00220C69">
        <w:rPr>
          <w:rFonts w:ascii="Times New Roman" w:hAnsi="Times New Roman"/>
          <w:b w:val="0"/>
          <w:bCs w:val="0"/>
          <w:noProof w:val="0"/>
          <w:color w:val="000000"/>
          <w:sz w:val="26"/>
          <w:szCs w:val="26"/>
        </w:rPr>
        <w:t>Bên Mua có quyền yêu cầu trực tiếp chứng kiến công tác thử nghiệm này.</w:t>
      </w:r>
      <w:proofErr w:type="gramEnd"/>
      <w:r w:rsidRPr="00220C69">
        <w:rPr>
          <w:rFonts w:ascii="Times New Roman" w:hAnsi="Times New Roman"/>
          <w:b w:val="0"/>
          <w:bCs w:val="0"/>
          <w:noProof w:val="0"/>
          <w:color w:val="000000"/>
          <w:sz w:val="26"/>
          <w:szCs w:val="26"/>
        </w:rPr>
        <w:t xml:space="preserve"> </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0"/>
          <w:lang w:val="en-GB" w:eastAsia="x-none"/>
        </w:rPr>
      </w:pPr>
      <w:r w:rsidRPr="00220C69">
        <w:rPr>
          <w:rFonts w:ascii="Times New Roman" w:hAnsi="Times New Roman"/>
          <w:b w:val="0"/>
          <w:bCs w:val="0"/>
          <w:noProof w:val="0"/>
          <w:color w:val="000000"/>
          <w:spacing w:val="-4"/>
          <w:sz w:val="26"/>
          <w:szCs w:val="20"/>
          <w:lang w:val="en-GB" w:eastAsia="x-none"/>
        </w:rPr>
        <w:t>Số lượng mẫu thử như sau:</w:t>
      </w:r>
    </w:p>
    <w:p w:rsidR="00220C69" w:rsidRPr="00220C69" w:rsidRDefault="00220C69" w:rsidP="00220C69">
      <w:pPr>
        <w:spacing w:before="60"/>
        <w:ind w:left="224"/>
        <w:jc w:val="both"/>
        <w:rPr>
          <w:rFonts w:ascii="Times New Roman" w:hAnsi="Times New Roman"/>
          <w:b w:val="0"/>
          <w:bCs w:val="0"/>
          <w:noProof w:val="0"/>
          <w:color w:val="000000"/>
          <w:sz w:val="26"/>
          <w:szCs w:val="20"/>
        </w:rPr>
      </w:pPr>
    </w:p>
    <w:tbl>
      <w:tblPr>
        <w:tblW w:w="0" w:type="auto"/>
        <w:jc w:val="center"/>
        <w:tblBorders>
          <w:top w:val="single" w:sz="6" w:space="0" w:color="auto"/>
          <w:left w:val="single" w:sz="6" w:space="0" w:color="auto"/>
          <w:bottom w:val="single" w:sz="6" w:space="0" w:color="auto"/>
          <w:right w:val="single" w:sz="6" w:space="0" w:color="auto"/>
          <w:insideH w:val="single" w:sz="4"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04"/>
        <w:gridCol w:w="2409"/>
        <w:gridCol w:w="2127"/>
      </w:tblGrid>
      <w:tr w:rsidR="00220C69" w:rsidRPr="00220C69" w:rsidTr="00220C69">
        <w:tblPrEx>
          <w:tblCellMar>
            <w:top w:w="0" w:type="dxa"/>
            <w:bottom w:w="0" w:type="dxa"/>
          </w:tblCellMar>
        </w:tblPrEx>
        <w:trPr>
          <w:tblHeader/>
          <w:jc w:val="center"/>
        </w:trPr>
        <w:tc>
          <w:tcPr>
            <w:tcW w:w="3104" w:type="dxa"/>
          </w:tcPr>
          <w:p w:rsidR="00220C69" w:rsidRPr="00220C69" w:rsidRDefault="00220C69" w:rsidP="00220C69">
            <w:pPr>
              <w:spacing w:before="60"/>
              <w:jc w:val="both"/>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của một lô (N)</w:t>
            </w:r>
          </w:p>
        </w:tc>
        <w:tc>
          <w:tcPr>
            <w:tcW w:w="4536" w:type="dxa"/>
            <w:gridSpan w:val="2"/>
          </w:tcPr>
          <w:p w:rsidR="00220C69" w:rsidRPr="00220C69" w:rsidRDefault="00220C69" w:rsidP="00220C69">
            <w:pPr>
              <w:spacing w:before="60"/>
              <w:jc w:val="center"/>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mẫu thử</w:t>
            </w:r>
          </w:p>
        </w:tc>
      </w:tr>
      <w:tr w:rsidR="00220C69" w:rsidRPr="00220C69" w:rsidTr="00220C69">
        <w:tblPrEx>
          <w:tblCellMar>
            <w:top w:w="0" w:type="dxa"/>
            <w:bottom w:w="0" w:type="dxa"/>
          </w:tblCellMar>
        </w:tblPrEx>
        <w:trPr>
          <w:tblHeader/>
          <w:jc w:val="center"/>
        </w:trPr>
        <w:tc>
          <w:tcPr>
            <w:tcW w:w="3104" w:type="dxa"/>
          </w:tcPr>
          <w:p w:rsidR="00220C69" w:rsidRPr="00220C69" w:rsidRDefault="00220C69" w:rsidP="00220C69">
            <w:pPr>
              <w:spacing w:before="60"/>
              <w:jc w:val="both"/>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Số</w:t>
            </w:r>
          </w:p>
        </w:tc>
        <w:tc>
          <w:tcPr>
            <w:tcW w:w="2409"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E1</w:t>
            </w:r>
          </w:p>
        </w:tc>
        <w:tc>
          <w:tcPr>
            <w:tcW w:w="2127"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E2</w:t>
            </w:r>
          </w:p>
        </w:tc>
      </w:tr>
      <w:tr w:rsidR="00220C69" w:rsidRPr="00220C69" w:rsidTr="00220C69">
        <w:tblPrEx>
          <w:tblCellMar>
            <w:top w:w="0" w:type="dxa"/>
            <w:bottom w:w="0" w:type="dxa"/>
          </w:tblCellMar>
        </w:tblPrEx>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N ≤ 100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0</w:t>
            </w:r>
          </w:p>
        </w:tc>
      </w:tr>
      <w:tr w:rsidR="00220C69" w:rsidRPr="00220C69" w:rsidTr="00220C69">
        <w:tblPrEx>
          <w:tblCellMar>
            <w:top w:w="0" w:type="dxa"/>
            <w:bottom w:w="0" w:type="dxa"/>
          </w:tblCellMar>
        </w:tblPrEx>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100 &lt; N ≤  300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r>
      <w:tr w:rsidR="00220C69" w:rsidRPr="00220C69" w:rsidTr="00220C69">
        <w:tblPrEx>
          <w:tblCellMar>
            <w:top w:w="0" w:type="dxa"/>
            <w:bottom w:w="0" w:type="dxa"/>
          </w:tblCellMar>
        </w:tblPrEx>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300 &lt; N ≤  2000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r>
      <w:tr w:rsidR="00220C69" w:rsidRPr="00220C69" w:rsidTr="00220C69">
        <w:tblPrEx>
          <w:tblCellMar>
            <w:top w:w="0" w:type="dxa"/>
            <w:bottom w:w="0" w:type="dxa"/>
          </w:tblCellMar>
        </w:tblPrEx>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lastRenderedPageBreak/>
              <w:t xml:space="preserve">2000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5000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6</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r>
      <w:tr w:rsidR="00220C69" w:rsidRPr="00220C69" w:rsidTr="00220C69">
        <w:tblPrEx>
          <w:tblCellMar>
            <w:top w:w="0" w:type="dxa"/>
            <w:bottom w:w="0" w:type="dxa"/>
          </w:tblCellMar>
        </w:tblPrEx>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5000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10000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5</w:t>
            </w:r>
          </w:p>
        </w:tc>
      </w:tr>
    </w:tbl>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proofErr w:type="gramStart"/>
      <w:r w:rsidRPr="00220C69">
        <w:rPr>
          <w:rFonts w:ascii="Times New Roman" w:hAnsi="Times New Roman"/>
          <w:b w:val="0"/>
          <w:bCs w:val="0"/>
          <w:noProof w:val="0"/>
          <w:color w:val="000000"/>
          <w:spacing w:val="-4"/>
          <w:sz w:val="26"/>
          <w:szCs w:val="26"/>
          <w:lang w:val="en-GB" w:eastAsia="x-none"/>
        </w:rPr>
        <w:t>Khi số cách điện liên quan lớn hơn 10000 cái thì được chia thành một số lô tối ưu bằng nhau gồm khoảng từ 2000 đến 10000 cái.</w:t>
      </w:r>
      <w:proofErr w:type="gramEnd"/>
      <w:r w:rsidRPr="00220C69">
        <w:rPr>
          <w:rFonts w:ascii="Times New Roman" w:hAnsi="Times New Roman"/>
          <w:b w:val="0"/>
          <w:bCs w:val="0"/>
          <w:noProof w:val="0"/>
          <w:color w:val="000000"/>
          <w:spacing w:val="-4"/>
          <w:sz w:val="26"/>
          <w:szCs w:val="26"/>
          <w:lang w:val="en-GB" w:eastAsia="x-none"/>
        </w:rPr>
        <w:t xml:space="preserve"> </w:t>
      </w:r>
      <w:proofErr w:type="gramStart"/>
      <w:r w:rsidRPr="00220C69">
        <w:rPr>
          <w:rFonts w:ascii="Times New Roman" w:hAnsi="Times New Roman"/>
          <w:b w:val="0"/>
          <w:bCs w:val="0"/>
          <w:noProof w:val="0"/>
          <w:color w:val="000000"/>
          <w:spacing w:val="-4"/>
          <w:sz w:val="26"/>
          <w:szCs w:val="26"/>
          <w:lang w:val="en-GB" w:eastAsia="x-none"/>
        </w:rPr>
        <w:t>Kết quả thử nghiệm được đánh giá riêng cho từng lô.</w:t>
      </w:r>
      <w:proofErr w:type="gramEnd"/>
    </w:p>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r w:rsidRPr="00220C69">
        <w:rPr>
          <w:rFonts w:ascii="Times New Roman" w:hAnsi="Times New Roman"/>
          <w:b w:val="0"/>
          <w:bCs w:val="0"/>
          <w:noProof w:val="0"/>
          <w:color w:val="000000"/>
          <w:spacing w:val="-4"/>
          <w:sz w:val="26"/>
          <w:szCs w:val="26"/>
          <w:lang w:val="en-GB" w:eastAsia="x-none"/>
        </w:rPr>
        <w:t xml:space="preserve">Số lượng cách điện dùng cho thử nghiệm nghiệm </w:t>
      </w:r>
      <w:proofErr w:type="gramStart"/>
      <w:r w:rsidRPr="00220C69">
        <w:rPr>
          <w:rFonts w:ascii="Times New Roman" w:hAnsi="Times New Roman"/>
          <w:b w:val="0"/>
          <w:bCs w:val="0"/>
          <w:noProof w:val="0"/>
          <w:color w:val="000000"/>
          <w:spacing w:val="-4"/>
          <w:sz w:val="26"/>
          <w:szCs w:val="26"/>
          <w:lang w:val="en-GB" w:eastAsia="x-none"/>
        </w:rPr>
        <w:t>thu</w:t>
      </w:r>
      <w:proofErr w:type="gramEnd"/>
      <w:r w:rsidRPr="00220C69">
        <w:rPr>
          <w:rFonts w:ascii="Times New Roman" w:hAnsi="Times New Roman"/>
          <w:b w:val="0"/>
          <w:bCs w:val="0"/>
          <w:noProof w:val="0"/>
          <w:color w:val="000000"/>
          <w:spacing w:val="-4"/>
          <w:sz w:val="26"/>
          <w:szCs w:val="26"/>
          <w:lang w:val="en-GB" w:eastAsia="x-none"/>
        </w:rPr>
        <w:t xml:space="preserve"> không bao gồm trong số lượng cách điện chỉ định trong bảng phạm vi cung cấp của hồ sơ mời thầu/hợp đồng. </w:t>
      </w:r>
      <w:proofErr w:type="gramStart"/>
      <w:r w:rsidRPr="00220C69">
        <w:rPr>
          <w:rFonts w:ascii="Times New Roman" w:hAnsi="Times New Roman"/>
          <w:b w:val="0"/>
          <w:bCs w:val="0"/>
          <w:noProof w:val="0"/>
          <w:color w:val="000000"/>
          <w:spacing w:val="-4"/>
          <w:sz w:val="26"/>
          <w:szCs w:val="26"/>
          <w:lang w:val="en-GB" w:eastAsia="x-none"/>
        </w:rPr>
        <w:t>Tất cả các chi phí kiểm tra và thử nghiệm bao gồm trong giá chào.</w:t>
      </w:r>
      <w:proofErr w:type="gramEnd"/>
      <w:r w:rsidRPr="00220C69">
        <w:rPr>
          <w:rFonts w:ascii="Times New Roman" w:hAnsi="Times New Roman"/>
          <w:b w:val="0"/>
          <w:bCs w:val="0"/>
          <w:noProof w:val="0"/>
          <w:color w:val="000000"/>
          <w:spacing w:val="-4"/>
          <w:sz w:val="26"/>
          <w:szCs w:val="26"/>
          <w:lang w:val="en-GB" w:eastAsia="x-none"/>
        </w:rPr>
        <w:t xml:space="preserve"> Nếu một mẫu thử nào đó không đạt yêu cầu coi như lô hàng không đạt yêu cầu thử nghiệm nghiệm </w:t>
      </w:r>
      <w:proofErr w:type="gramStart"/>
      <w:r w:rsidRPr="00220C69">
        <w:rPr>
          <w:rFonts w:ascii="Times New Roman" w:hAnsi="Times New Roman"/>
          <w:b w:val="0"/>
          <w:bCs w:val="0"/>
          <w:noProof w:val="0"/>
          <w:color w:val="000000"/>
          <w:spacing w:val="-4"/>
          <w:sz w:val="26"/>
          <w:szCs w:val="26"/>
          <w:lang w:val="en-GB" w:eastAsia="x-none"/>
        </w:rPr>
        <w:t>thu</w:t>
      </w:r>
      <w:proofErr w:type="gramEnd"/>
      <w:r w:rsidRPr="00220C69">
        <w:rPr>
          <w:rFonts w:ascii="Times New Roman" w:hAnsi="Times New Roman"/>
          <w:b w:val="0"/>
          <w:bCs w:val="0"/>
          <w:noProof w:val="0"/>
          <w:color w:val="000000"/>
          <w:spacing w:val="-4"/>
          <w:sz w:val="26"/>
          <w:szCs w:val="26"/>
          <w:lang w:val="en-GB" w:eastAsia="x-none"/>
        </w:rPr>
        <w:t xml:space="preserve"> và bên mua sẽ có quyền từ chối không nhận hàng mà không chịu bất kỳ một phí tổn nào.</w:t>
      </w:r>
    </w:p>
    <w:p w:rsidR="00220C69" w:rsidRPr="00220C69" w:rsidRDefault="00220C69" w:rsidP="00220C69">
      <w:pPr>
        <w:spacing w:before="60"/>
        <w:ind w:left="650"/>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 xml:space="preserve">Qui trình thử nghiệm để nghiệm thu được thực hiện </w:t>
      </w:r>
      <w:proofErr w:type="gramStart"/>
      <w:r w:rsidRPr="00220C69">
        <w:rPr>
          <w:rFonts w:ascii="Times New Roman" w:hAnsi="Times New Roman"/>
          <w:b w:val="0"/>
          <w:bCs w:val="0"/>
          <w:noProof w:val="0"/>
          <w:color w:val="000000"/>
          <w:sz w:val="26"/>
          <w:szCs w:val="26"/>
          <w:lang w:val="en-GB"/>
        </w:rPr>
        <w:t>như  sau</w:t>
      </w:r>
      <w:proofErr w:type="gramEnd"/>
      <w:r w:rsidRPr="00220C69">
        <w:rPr>
          <w:rFonts w:ascii="Times New Roman" w:hAnsi="Times New Roman"/>
          <w:b w:val="0"/>
          <w:bCs w:val="0"/>
          <w:noProof w:val="0"/>
          <w:color w:val="000000"/>
          <w:sz w:val="26"/>
          <w:szCs w:val="26"/>
          <w:lang w:val="en-GB"/>
        </w:rPr>
        <w:t>:</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Kiểm tra ngoại quan, kích thước, so với hàng mẫu nộp theo hợp đồng (E1)</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 (E2)</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khả năng chống cháy (E2)</w:t>
      </w:r>
    </w:p>
    <w:p w:rsidR="00220C69" w:rsidRPr="00220C69" w:rsidRDefault="00220C69" w:rsidP="00220C69">
      <w:pPr>
        <w:spacing w:before="60"/>
        <w:ind w:firstLine="567"/>
        <w:jc w:val="both"/>
        <w:rPr>
          <w:rFonts w:ascii="Times New Roman" w:hAnsi="Times New Roman"/>
          <w:bCs w:val="0"/>
          <w:i/>
          <w:noProof w:val="0"/>
          <w:color w:val="000000"/>
          <w:sz w:val="26"/>
          <w:szCs w:val="26"/>
        </w:rPr>
      </w:pPr>
      <w:r w:rsidRPr="00220C69">
        <w:rPr>
          <w:rFonts w:ascii="Times New Roman" w:hAnsi="Times New Roman"/>
          <w:bCs w:val="0"/>
          <w:i/>
          <w:noProof w:val="0"/>
          <w:color w:val="000000"/>
          <w:sz w:val="26"/>
          <w:szCs w:val="26"/>
        </w:rPr>
        <w:t>Lưu ý: Nhằm kiểm soát được chất lượng công tác thí nghiệm và tiết giảm chi phí, trên cơ sở năng lực tự có, Bên Mua có quyền tự thực hiện toàn bộ hoặc một phần các hạng mục thử nghiệm nghiệm thu nêu trên dưới sự chứng kiến của Bên bán, miễn là phải nêu rõ nội dung tự thực hiện thí nghiệm (bao gồm hạng mục, phương pháp thử và đánh giá kết quả) trong hồ sơ mời thầu và trong hợp đồng để các Bên tuân thủ thực hiện.</w:t>
      </w:r>
    </w:p>
    <w:p w:rsidR="00220C69" w:rsidRPr="00220C69" w:rsidRDefault="00220C69" w:rsidP="00220C69">
      <w:pPr>
        <w:tabs>
          <w:tab w:val="num" w:pos="720"/>
        </w:tabs>
        <w:spacing w:before="60"/>
        <w:ind w:left="181"/>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BẢNG THÔNG SỐ KỸ THUẬT &amp; TIÊU CHUẨN </w:t>
      </w:r>
      <w:r w:rsidRPr="00220C69">
        <w:rPr>
          <w:rFonts w:ascii="Times New Roman" w:hAnsi="Times New Roman" w:hint="eastAsia"/>
          <w:bCs w:val="0"/>
          <w:noProof w:val="0"/>
          <w:color w:val="000000"/>
          <w:sz w:val="26"/>
          <w:szCs w:val="26"/>
          <w:lang w:val="x-none" w:eastAsia="x-none"/>
        </w:rPr>
        <w:t>Đ</w:t>
      </w:r>
      <w:r w:rsidRPr="00220C69">
        <w:rPr>
          <w:rFonts w:ascii="Times New Roman" w:hAnsi="Times New Roman"/>
          <w:bCs w:val="0"/>
          <w:noProof w:val="0"/>
          <w:color w:val="000000"/>
          <w:sz w:val="26"/>
          <w:szCs w:val="26"/>
          <w:lang w:val="x-none" w:eastAsia="x-none"/>
        </w:rPr>
        <w:t>ÁNH GIÁ</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3969"/>
        <w:gridCol w:w="1842"/>
      </w:tblGrid>
      <w:tr w:rsidR="00220C69" w:rsidRPr="00220C69" w:rsidTr="00220C69">
        <w:tblPrEx>
          <w:tblCellMar>
            <w:top w:w="0" w:type="dxa"/>
            <w:bottom w:w="0" w:type="dxa"/>
          </w:tblCellMar>
        </w:tblPrEx>
        <w:trPr>
          <w:tblHeader/>
        </w:trPr>
        <w:tc>
          <w:tcPr>
            <w:tcW w:w="567"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3969"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1842" w:type="dxa"/>
            <w:shd w:val="pct5" w:color="auto" w:fill="auto"/>
          </w:tcPr>
          <w:p w:rsidR="00220C69" w:rsidRPr="00220C69" w:rsidRDefault="00220C69" w:rsidP="00220C69">
            <w:pPr>
              <w:jc w:val="center"/>
              <w:rPr>
                <w:rFonts w:ascii="Times New Roman" w:hAnsi="Times New Roman"/>
                <w:b w:val="0"/>
                <w:bCs w:val="0"/>
                <w:i/>
                <w:noProof w:val="0"/>
                <w:color w:val="000000"/>
                <w:sz w:val="26"/>
                <w:szCs w:val="26"/>
              </w:rPr>
            </w:pPr>
            <w:r w:rsidRPr="00220C69">
              <w:rPr>
                <w:rFonts w:ascii="Times New Roman" w:hAnsi="Times New Roman"/>
                <w:bCs w:val="0"/>
                <w:noProof w:val="0"/>
                <w:color w:val="000000"/>
                <w:sz w:val="26"/>
                <w:szCs w:val="26"/>
              </w:rPr>
              <w:t>Chào thầu</w:t>
            </w: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áp dụng</w:t>
            </w:r>
          </w:p>
        </w:tc>
        <w:tc>
          <w:tcPr>
            <w:tcW w:w="3969"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IEC 60707, IEC 62217 và TCVN hoặc tương đương</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rPr>
              <w:t>Vật liệu cách điện</w:t>
            </w:r>
          </w:p>
        </w:tc>
        <w:tc>
          <w:tcPr>
            <w:tcW w:w="3969" w:type="dxa"/>
          </w:tcPr>
          <w:p w:rsidR="00220C69" w:rsidRPr="00220C69" w:rsidRDefault="00220C69" w:rsidP="00220C69">
            <w:pPr>
              <w:jc w:val="center"/>
              <w:rPr>
                <w:rFonts w:ascii="Times New Roman" w:hAnsi="Times New Roman"/>
                <w:b w:val="0"/>
                <w:bCs w:val="0"/>
                <w:noProof w:val="0"/>
                <w:sz w:val="26"/>
              </w:rPr>
            </w:pPr>
            <w:r w:rsidRPr="00220C69">
              <w:rPr>
                <w:rFonts w:ascii="Times New Roman" w:hAnsi="Times New Roman"/>
                <w:b w:val="0"/>
                <w:bCs w:val="0"/>
                <w:noProof w:val="0"/>
                <w:sz w:val="26"/>
              </w:rPr>
              <w:t>Polymer (cao su silicon hoặc Hỗn hợp silicone)</w:t>
            </w:r>
          </w:p>
          <w:p w:rsidR="00220C69" w:rsidRPr="00220C69" w:rsidRDefault="00220C69" w:rsidP="00220C69">
            <w:pPr>
              <w:tabs>
                <w:tab w:val="left" w:pos="1080"/>
              </w:tabs>
              <w:jc w:val="center"/>
              <w:rPr>
                <w:rFonts w:ascii="Times New Roman" w:hAnsi="Times New Roman"/>
                <w:b w:val="0"/>
                <w:bCs w:val="0"/>
                <w:noProof w:val="0"/>
                <w:sz w:val="26"/>
                <w:szCs w:val="26"/>
              </w:rPr>
            </w:pPr>
            <w:r w:rsidRPr="00220C69">
              <w:rPr>
                <w:rFonts w:ascii="Times New Roman" w:hAnsi="Times New Roman"/>
                <w:bCs w:val="0"/>
                <w:noProof w:val="0"/>
              </w:rPr>
              <w:t>Trên thân cách điện phải có tên của Nhà sản xuất được đúc nổi.</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Cấu tạo</w:t>
            </w:r>
          </w:p>
        </w:tc>
        <w:tc>
          <w:tcPr>
            <w:tcW w:w="3969" w:type="dxa"/>
          </w:tcPr>
          <w:p w:rsidR="00220C69" w:rsidRPr="00220C69" w:rsidRDefault="00220C69"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Chụp cách điện được thiết kế dạng góc nghiêng nhằm thiện tiện cho việc đưa cáp vào đầu cực miến biến áp. Các nút gài được thiết kế chắc chắn và thuận tiện.</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Màu cách điện</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Phạm vi sử dụng trên đường kính đầu sứ</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Điện áp làm việc định mức</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p>
        </w:tc>
        <w:tc>
          <w:tcPr>
            <w:tcW w:w="3969" w:type="dxa"/>
          </w:tcPr>
          <w:p w:rsidR="00220C69" w:rsidRPr="00220C69" w:rsidRDefault="00220C69"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lastRenderedPageBreak/>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5 giây</w:t>
            </w:r>
          </w:p>
          <w:p w:rsidR="00220C69" w:rsidRPr="00220C69" w:rsidRDefault="00220C69"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lastRenderedPageBreak/>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10 phút</w:t>
            </w: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4 giờ</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&gt; 36 KV / 1 phút</w:t>
            </w: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xé rách</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Độ cứng (shore)</w:t>
            </w:r>
          </w:p>
        </w:tc>
        <w:tc>
          <w:tcPr>
            <w:tcW w:w="3969" w:type="dxa"/>
          </w:tcPr>
          <w:p w:rsidR="00220C69" w:rsidRPr="00220C69" w:rsidRDefault="00220C69"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Nhiệt độ môi trường tối đa</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Độ ẩm môi trường tương đối</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Bao gói</w:t>
            </w:r>
          </w:p>
        </w:tc>
        <w:tc>
          <w:tcPr>
            <w:tcW w:w="3969"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Cách điện phải được xếp cẩn thận trong thùng… đảm bảo cách điện không bị hư hỏng trong quá trình vận chuyển.</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Yêu cầu kiểm tra và thử nghiệm</w:t>
            </w:r>
          </w:p>
        </w:tc>
        <w:tc>
          <w:tcPr>
            <w:tcW w:w="3969" w:type="dxa"/>
          </w:tcPr>
          <w:p w:rsidR="00220C69" w:rsidRPr="00220C69" w:rsidRDefault="00220C69"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Đáp ứng yêu cầu ở phần III</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Catalog/bản vẽ thiết kế  của nhà sản xuất có đầy đủ thông số kỹ thuật  chi tiết để chứng minh đặc tính kỹ thuật sản phẩm chào đáp ứng yêu cầu kỹ thuật hồ sơ mời thầu</w:t>
            </w:r>
          </w:p>
        </w:tc>
        <w:tc>
          <w:tcPr>
            <w:tcW w:w="3969"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Kèm theo hồ sơ dự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Kinh nghiệm chế tạo sản phẩm</w:t>
            </w:r>
          </w:p>
        </w:tc>
        <w:tc>
          <w:tcPr>
            <w:tcW w:w="3969" w:type="dxa"/>
          </w:tcPr>
          <w:p w:rsidR="00220C69" w:rsidRPr="00220C69" w:rsidRDefault="00220C69"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Cung cấp danh sách bán hàng và giấy chứng nhận sản phẩm tối thiểu 3 năm từ người sử dụng k</w:t>
            </w:r>
            <w:r w:rsidRPr="00220C69">
              <w:rPr>
                <w:rFonts w:ascii="Times New Roman" w:hAnsi="Times New Roman"/>
                <w:b w:val="0"/>
                <w:bCs w:val="0"/>
                <w:noProof w:val="0"/>
                <w:snapToGrid w:val="0"/>
                <w:color w:val="000000"/>
                <w:sz w:val="26"/>
                <w:szCs w:val="26"/>
              </w:rPr>
              <w:t>èm theo hồ sơ dự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Del="00853492" w:rsidTr="00220C69">
        <w:tblPrEx>
          <w:tblCellMar>
            <w:top w:w="0" w:type="dxa"/>
            <w:bottom w:w="0" w:type="dxa"/>
          </w:tblCellMar>
        </w:tblPrEx>
        <w:trPr>
          <w:del w:id="27" w:author="Tran The Du" w:date="2015-06-01T22:57:00Z"/>
        </w:trPr>
        <w:tc>
          <w:tcPr>
            <w:tcW w:w="567" w:type="dxa"/>
          </w:tcPr>
          <w:p w:rsidR="00220C69" w:rsidRPr="00220C69" w:rsidDel="00853492" w:rsidRDefault="00220C69" w:rsidP="00220C69">
            <w:pPr>
              <w:tabs>
                <w:tab w:val="left" w:pos="1080"/>
              </w:tabs>
              <w:ind w:left="284"/>
              <w:rPr>
                <w:del w:id="28" w:author="Tran The Du" w:date="2015-06-01T22:57:00Z"/>
                <w:rFonts w:ascii="Times New Roman" w:hAnsi="Times New Roman"/>
                <w:b w:val="0"/>
                <w:bCs w:val="0"/>
                <w:noProof w:val="0"/>
                <w:color w:val="000000"/>
                <w:sz w:val="26"/>
                <w:szCs w:val="26"/>
              </w:rPr>
            </w:pPr>
          </w:p>
        </w:tc>
        <w:tc>
          <w:tcPr>
            <w:tcW w:w="2694" w:type="dxa"/>
          </w:tcPr>
          <w:p w:rsidR="00220C69" w:rsidRPr="00220C69" w:rsidDel="00853492" w:rsidRDefault="00220C69" w:rsidP="00220C69">
            <w:pPr>
              <w:tabs>
                <w:tab w:val="left" w:pos="1440"/>
                <w:tab w:val="left" w:pos="6237"/>
              </w:tabs>
              <w:jc w:val="both"/>
              <w:rPr>
                <w:del w:id="29" w:author="Tran The Du" w:date="2015-06-01T22:57:00Z"/>
                <w:rFonts w:ascii="Times New Roman" w:hAnsi="Times New Roman"/>
                <w:b w:val="0"/>
                <w:bCs w:val="0"/>
                <w:noProof w:val="0"/>
                <w:color w:val="000000"/>
                <w:sz w:val="26"/>
                <w:szCs w:val="26"/>
                <w:lang w:val="en-GB"/>
              </w:rPr>
            </w:pPr>
          </w:p>
        </w:tc>
        <w:tc>
          <w:tcPr>
            <w:tcW w:w="3969" w:type="dxa"/>
          </w:tcPr>
          <w:p w:rsidR="00220C69" w:rsidRPr="00220C69" w:rsidDel="00853492" w:rsidRDefault="00220C69" w:rsidP="00220C69">
            <w:pPr>
              <w:jc w:val="both"/>
              <w:rPr>
                <w:del w:id="30" w:author="Tran The Du" w:date="2015-06-01T22:57:00Z"/>
                <w:rFonts w:ascii="Times New Roman" w:hAnsi="Times New Roman"/>
                <w:b w:val="0"/>
                <w:bCs w:val="0"/>
                <w:noProof w:val="0"/>
                <w:color w:val="000000"/>
                <w:sz w:val="26"/>
                <w:szCs w:val="26"/>
                <w:lang w:val="en-GB"/>
              </w:rPr>
            </w:pPr>
          </w:p>
        </w:tc>
        <w:tc>
          <w:tcPr>
            <w:tcW w:w="1842" w:type="dxa"/>
          </w:tcPr>
          <w:p w:rsidR="00220C69" w:rsidRPr="00220C69" w:rsidDel="00853492" w:rsidRDefault="00220C69" w:rsidP="00220C69">
            <w:pPr>
              <w:rPr>
                <w:del w:id="31" w:author="Tran The Du" w:date="2015-06-01T22:57:00Z"/>
                <w:rFonts w:ascii="Times New Roman" w:hAnsi="Times New Roman"/>
                <w:b w:val="0"/>
                <w:bCs w:val="0"/>
                <w:noProof w:val="0"/>
                <w:snapToGrid w:val="0"/>
                <w:color w:val="000000"/>
                <w:sz w:val="26"/>
              </w:rPr>
            </w:pPr>
          </w:p>
        </w:tc>
      </w:tr>
    </w:tbl>
    <w:p w:rsidR="00220C69" w:rsidRPr="00220C69" w:rsidRDefault="00220C69" w:rsidP="00220C69">
      <w:pPr>
        <w:rPr>
          <w:rFonts w:ascii="Times New Roman" w:hAnsi="Times New Roman"/>
          <w:b w:val="0"/>
          <w:bCs w:val="0"/>
          <w:noProof w:val="0"/>
        </w:rPr>
      </w:pPr>
    </w:p>
    <w:p w:rsidR="00220C69" w:rsidRPr="00220C69" w:rsidRDefault="00220C69" w:rsidP="00220C69">
      <w:pPr>
        <w:numPr>
          <w:ilvl w:val="0"/>
          <w:numId w:val="22"/>
        </w:numPr>
        <w:rPr>
          <w:rFonts w:ascii="Times New Roman" w:hAnsi="Times New Roman"/>
          <w:bCs w:val="0"/>
          <w:noProof w:val="0"/>
          <w:color w:val="000000"/>
          <w:sz w:val="28"/>
          <w:szCs w:val="28"/>
        </w:rPr>
      </w:pPr>
      <w:r w:rsidRPr="00220C69">
        <w:rPr>
          <w:rFonts w:ascii="Times New Roman" w:hAnsi="Times New Roman"/>
          <w:bCs w:val="0"/>
          <w:noProof w:val="0"/>
          <w:color w:val="000000"/>
          <w:sz w:val="28"/>
          <w:szCs w:val="28"/>
        </w:rPr>
        <w:t>BĂNG CÁCH ĐIỆN TRUNG THẾ</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snapToGrid w:val="0"/>
          <w:color w:val="000000"/>
          <w:spacing w:val="-4"/>
          <w:sz w:val="26"/>
          <w:szCs w:val="26"/>
          <w:lang w:eastAsia="x-none"/>
        </w:rPr>
        <w:t xml:space="preserve">Tiêu chuẩn này áp dụng cho </w:t>
      </w:r>
      <w:r w:rsidRPr="00220C69">
        <w:rPr>
          <w:rFonts w:ascii="Times New Roman" w:hAnsi="Times New Roman"/>
          <w:b w:val="0"/>
          <w:bCs w:val="0"/>
          <w:noProof w:val="0"/>
          <w:color w:val="000000"/>
          <w:spacing w:val="-4"/>
          <w:sz w:val="26"/>
          <w:szCs w:val="26"/>
          <w:lang w:eastAsia="x-none"/>
        </w:rPr>
        <w:t>băng cách điện dùng để bọc kín các mối nối</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left="397" w:right="-72"/>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color w:val="000000"/>
          <w:spacing w:val="-4"/>
          <w:sz w:val="26"/>
          <w:szCs w:val="26"/>
          <w:lang w:eastAsia="x-none"/>
        </w:rPr>
        <w:t>Tiêu chuẩn Việt Nam và quốc tế tương ứng</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MÔ TẢ:</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Băng cách điện được thiết kế để bọc kín các mối nối nhằm khôi phục cách điện tại vị trí mối nối (nối rẽ dây dạng chữ H, nối thẳng chịu sức căng và không chịu sức căng...) và chống ảnh hưởng của môi trường đến mối nối.</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1. Cấu trúc: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Băng cách điện có cấu trúc dạng băng quấn kết dính được quấn thành từng cuộn.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Bề rộng băng quấn: 25-30mm.</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Vật liệu chế tạo không bị ảnh hường của tia cực tím.</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2. Thông số kỹ thuật: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lastRenderedPageBreak/>
        <w:t>- Độ bền điện áp tần số công nghiệp khi thực hiện hoàn chỉnh băng quấn: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 50kV/10 s.</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 50kV/1 phút.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Nhiệt độ vận hành cho phép:</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Liên tục: 90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 250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Các hạng mục thử nghiệm điển hình:</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Thử độ bền điện môi 50kV/1 phút ở điều kiện khô và 50kV/10 s ờ điều kiện ướt.</w:t>
      </w:r>
    </w:p>
    <w:p w:rsidR="00220C69" w:rsidRPr="00220C69" w:rsidRDefault="00220C69" w:rsidP="00220C69">
      <w:pPr>
        <w:tabs>
          <w:tab w:val="num" w:pos="720"/>
        </w:tabs>
        <w:spacing w:before="60"/>
        <w:ind w:left="181"/>
        <w:jc w:val="center"/>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BẢNG TÓM TẮT THÔNG SỐ KỸ THUẬT</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3969"/>
        <w:gridCol w:w="1842"/>
      </w:tblGrid>
      <w:tr w:rsidR="00220C69" w:rsidRPr="00220C69" w:rsidTr="00220C69">
        <w:tblPrEx>
          <w:tblCellMar>
            <w:top w:w="0" w:type="dxa"/>
            <w:bottom w:w="0" w:type="dxa"/>
          </w:tblCellMar>
        </w:tblPrEx>
        <w:trPr>
          <w:tblHeader/>
        </w:trPr>
        <w:tc>
          <w:tcPr>
            <w:tcW w:w="567"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3969" w:type="dxa"/>
            <w:shd w:val="pct5" w:color="auto" w:fill="auto"/>
          </w:tcPr>
          <w:p w:rsidR="00220C69" w:rsidRPr="00220C69" w:rsidRDefault="00220C6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1842" w:type="dxa"/>
            <w:shd w:val="pct5" w:color="auto" w:fill="auto"/>
          </w:tcPr>
          <w:p w:rsidR="00220C69" w:rsidRPr="00220C69" w:rsidRDefault="00220C69" w:rsidP="00220C69">
            <w:pPr>
              <w:jc w:val="center"/>
              <w:rPr>
                <w:rFonts w:ascii="Times New Roman" w:hAnsi="Times New Roman"/>
                <w:b w:val="0"/>
                <w:bCs w:val="0"/>
                <w:i/>
                <w:noProof w:val="0"/>
                <w:color w:val="000000"/>
                <w:sz w:val="26"/>
                <w:szCs w:val="26"/>
              </w:rPr>
            </w:pPr>
            <w:r w:rsidRPr="00220C69">
              <w:rPr>
                <w:rFonts w:ascii="Times New Roman" w:hAnsi="Times New Roman"/>
                <w:bCs w:val="0"/>
                <w:noProof w:val="0"/>
                <w:color w:val="000000"/>
                <w:sz w:val="26"/>
                <w:szCs w:val="26"/>
              </w:rPr>
              <w:t>Chào thầu</w:t>
            </w: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3969" w:type="dxa"/>
          </w:tcPr>
          <w:p w:rsidR="00220C69" w:rsidRPr="00220C69" w:rsidRDefault="00220C69" w:rsidP="00220C69">
            <w:pPr>
              <w:jc w:val="center"/>
              <w:rPr>
                <w:rFonts w:ascii="Times New Roman" w:hAnsi="Times New Roman"/>
                <w:b w:val="0"/>
                <w:bCs w:val="0"/>
                <w:noProof w:val="0"/>
                <w:snapToGrid w:val="0"/>
                <w:color w:val="000000"/>
                <w:sz w:val="26"/>
                <w:szCs w:val="26"/>
              </w:rPr>
            </w:pP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sản xuất và thử nghiệm</w:t>
            </w:r>
          </w:p>
        </w:tc>
        <w:tc>
          <w:tcPr>
            <w:tcW w:w="3969"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VN hoặc Quốc tế có liên quan</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Băng cách điện được thiết kế để bọc kín các mối nối nhằm khôi phục cách điện tại vị trí mối nối (nối rẽ dây dạng chữ H, nối thẳng chịu sức căng và không chịu sức căng...) và chống ảng hưởng của môi trường đến mối nối</w:t>
            </w:r>
          </w:p>
        </w:tc>
        <w:tc>
          <w:tcPr>
            <w:tcW w:w="3969" w:type="dxa"/>
          </w:tcPr>
          <w:p w:rsidR="00220C69" w:rsidRPr="00220C69" w:rsidRDefault="00220C69"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Đáp ứng</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tabs>
                <w:tab w:val="left" w:pos="1080"/>
              </w:tabs>
              <w:ind w:left="284"/>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Cấu trúc</w:t>
            </w:r>
          </w:p>
        </w:tc>
        <w:tc>
          <w:tcPr>
            <w:tcW w:w="3969" w:type="dxa"/>
          </w:tcPr>
          <w:p w:rsidR="00220C69" w:rsidRPr="00220C69" w:rsidRDefault="00220C69" w:rsidP="00220C69">
            <w:pPr>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Băng cách điện có cấu trúc dạng băng quấn kết dính được quấn thành từng cuộn</w:t>
            </w:r>
          </w:p>
        </w:tc>
        <w:tc>
          <w:tcPr>
            <w:tcW w:w="3969" w:type="dxa"/>
          </w:tcPr>
          <w:p w:rsidR="00220C69" w:rsidRPr="00220C69" w:rsidRDefault="00220C69"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Đáp ứng</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Bề rộng băng quấn</w:t>
            </w:r>
          </w:p>
        </w:tc>
        <w:tc>
          <w:tcPr>
            <w:tcW w:w="3969" w:type="dxa"/>
          </w:tcPr>
          <w:p w:rsidR="00220C69" w:rsidRPr="00220C69" w:rsidRDefault="00220C69"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dày băng quấn [mm] sao cho đảm bảo chỉ cần bọc 2 lớp khi bọc các mối nối nhằm khôi phục cách điện 24kV tại vị trí bọc</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Số lớp cần thực hiện khi bọc các mối nối nhằm khôi phục cách điện 24kV tại vị trí bọc</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Trong một lớp, bước </w:t>
            </w:r>
            <w:r w:rsidRPr="00220C69">
              <w:rPr>
                <w:rFonts w:ascii="Times New Roman" w:hAnsi="Times New Roman"/>
                <w:b w:val="0"/>
                <w:bCs w:val="0"/>
                <w:noProof w:val="0"/>
                <w:color w:val="000000"/>
                <w:sz w:val="26"/>
                <w:szCs w:val="26"/>
              </w:rPr>
              <w:lastRenderedPageBreak/>
              <w:t>chồng mí chiếm bao nhiêu phần trăm của bề rộng băng quấn?</w:t>
            </w:r>
          </w:p>
          <w:p w:rsidR="00220C69" w:rsidRPr="00220C69" w:rsidRDefault="00220C69" w:rsidP="00220C69">
            <w:pPr>
              <w:tabs>
                <w:tab w:val="left" w:pos="1440"/>
                <w:tab w:val="left" w:pos="6237"/>
              </w:tabs>
              <w:jc w:val="both"/>
              <w:rPr>
                <w:rFonts w:ascii="Times New Roman" w:hAnsi="Times New Roman"/>
                <w:b w:val="0"/>
                <w:bCs w:val="0"/>
                <w:noProof w:val="0"/>
                <w:color w:val="000000"/>
                <w:sz w:val="26"/>
                <w:szCs w:val="26"/>
              </w:rPr>
            </w:pP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cơ khi kéo theo chiều dài băng quấn</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giản dài [%]</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Chiều dài băng quấn để bọc một mối nối (phát biểu theo từng loại mối nối, tiết diện dây tại vị trí nối)</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tabs>
                <w:tab w:val="left" w:pos="1080"/>
              </w:tabs>
              <w:ind w:left="284"/>
              <w:rPr>
                <w:rFonts w:ascii="Times New Roman" w:hAnsi="Times New Roman"/>
                <w:b w:val="0"/>
                <w:bCs w:val="0"/>
                <w:noProof w:val="0"/>
                <w:color w:val="000000"/>
                <w:sz w:val="26"/>
                <w:szCs w:val="26"/>
              </w:rPr>
            </w:pPr>
          </w:p>
        </w:tc>
        <w:tc>
          <w:tcPr>
            <w:tcW w:w="2694" w:type="dxa"/>
          </w:tcPr>
          <w:p w:rsidR="00220C69" w:rsidRPr="00220C69" w:rsidRDefault="00220C69" w:rsidP="00220C69">
            <w:pPr>
              <w:tabs>
                <w:tab w:val="left" w:pos="1440"/>
                <w:tab w:val="left" w:pos="6237"/>
              </w:tabs>
              <w:jc w:val="both"/>
              <w:rPr>
                <w:rFonts w:ascii="Times New Roman" w:hAnsi="Times New Roman"/>
                <w:bCs w:val="0"/>
                <w:noProof w:val="0"/>
                <w:sz w:val="26"/>
                <w:szCs w:val="26"/>
              </w:rPr>
            </w:pPr>
            <w:r w:rsidRPr="00220C69">
              <w:rPr>
                <w:rFonts w:ascii="Times New Roman" w:hAnsi="Times New Roman"/>
                <w:bCs w:val="0"/>
                <w:noProof w:val="0"/>
                <w:sz w:val="26"/>
                <w:szCs w:val="26"/>
              </w:rPr>
              <w:t>Thông số kỹ thuật</w:t>
            </w:r>
          </w:p>
        </w:tc>
        <w:tc>
          <w:tcPr>
            <w:tcW w:w="3969" w:type="dxa"/>
          </w:tcPr>
          <w:p w:rsidR="00220C69" w:rsidRPr="00220C69" w:rsidRDefault="00220C69" w:rsidP="00220C69">
            <w:pPr>
              <w:tabs>
                <w:tab w:val="left" w:pos="1080"/>
              </w:tabs>
              <w:jc w:val="center"/>
              <w:rPr>
                <w:rFonts w:ascii="Times New Roman" w:hAnsi="Times New Roman"/>
                <w:b w:val="0"/>
                <w:bCs w:val="0"/>
                <w:noProof w:val="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220C69" w:rsidRPr="00220C69" w:rsidRDefault="00220C6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điện áp tần số công nghiệp khi thực hiện hoàn chỉnh băng quấn:</w:t>
            </w:r>
          </w:p>
          <w:p w:rsidR="00220C69" w:rsidRPr="00220C69" w:rsidRDefault="00220C6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w:t>
            </w:r>
          </w:p>
          <w:p w:rsidR="00220C69" w:rsidRPr="00220C69" w:rsidRDefault="00220C6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 phút.</w:t>
            </w: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Nhiệt độ vận hành cho phép:</w:t>
            </w:r>
          </w:p>
          <w:p w:rsidR="00220C69" w:rsidRPr="00220C69" w:rsidRDefault="00220C6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Liên tục: </w:t>
            </w:r>
          </w:p>
          <w:p w:rsidR="00220C69" w:rsidRPr="00220C69" w:rsidRDefault="00220C6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w:t>
            </w:r>
          </w:p>
        </w:tc>
        <w:tc>
          <w:tcPr>
            <w:tcW w:w="3969" w:type="dxa"/>
          </w:tcPr>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220C69" w:rsidRPr="00220C69" w:rsidRDefault="00220C69" w:rsidP="00220C69">
            <w:pPr>
              <w:tabs>
                <w:tab w:val="left" w:pos="1080"/>
              </w:tabs>
              <w:jc w:val="center"/>
              <w:rPr>
                <w:rFonts w:ascii="Times New Roman" w:hAnsi="Times New Roman"/>
                <w:b w:val="0"/>
                <w:bCs w:val="0"/>
                <w:noProof w:val="0"/>
                <w:color w:val="000000"/>
                <w:sz w:val="26"/>
                <w:szCs w:val="26"/>
              </w:rPr>
            </w:pPr>
          </w:p>
          <w:p w:rsidR="00220C69" w:rsidRPr="00220C69" w:rsidRDefault="00220C6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1842" w:type="dxa"/>
          </w:tcPr>
          <w:p w:rsidR="00220C69" w:rsidRPr="00220C69" w:rsidRDefault="00220C69" w:rsidP="00220C69">
            <w:pPr>
              <w:suppressAutoHyphens/>
              <w:jc w:val="both"/>
              <w:rPr>
                <w:rFonts w:ascii="Times New Roman" w:hAnsi="Times New Roman"/>
                <w:b w:val="0"/>
                <w:bCs w:val="0"/>
                <w:i/>
                <w:noProof w:val="0"/>
                <w:sz w:val="26"/>
                <w:szCs w:val="20"/>
                <w:lang w:val="x-none" w:eastAsia="x-none"/>
              </w:rPr>
            </w:pPr>
          </w:p>
        </w:tc>
      </w:tr>
      <w:tr w:rsidR="00220C69" w:rsidRPr="00220C69" w:rsidTr="00220C69">
        <w:tblPrEx>
          <w:tblCellMar>
            <w:top w:w="0" w:type="dxa"/>
            <w:bottom w:w="0" w:type="dxa"/>
          </w:tblCellMar>
        </w:tblPrEx>
        <w:tc>
          <w:tcPr>
            <w:tcW w:w="567" w:type="dxa"/>
          </w:tcPr>
          <w:p w:rsidR="00220C69" w:rsidRPr="00220C69" w:rsidRDefault="00220C6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Chiều dài của băng quấn trên mỗi cuộn [m]</w:t>
            </w:r>
          </w:p>
          <w:p w:rsidR="00220C69" w:rsidRPr="00220C69" w:rsidRDefault="00220C6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Số cuộn cung cấp</w:t>
            </w:r>
          </w:p>
        </w:tc>
        <w:tc>
          <w:tcPr>
            <w:tcW w:w="3969" w:type="dxa"/>
          </w:tcPr>
          <w:p w:rsidR="00220C69" w:rsidRPr="00220C69" w:rsidRDefault="00220C69" w:rsidP="00220C69">
            <w:pPr>
              <w:jc w:val="both"/>
              <w:rPr>
                <w:rFonts w:ascii="Times New Roman" w:hAnsi="Times New Roman"/>
                <w:b w:val="0"/>
                <w:bCs w:val="0"/>
                <w:noProof w:val="0"/>
                <w:snapToGrid w:val="0"/>
                <w:color w:val="000000"/>
                <w:sz w:val="26"/>
                <w:szCs w:val="26"/>
              </w:rPr>
            </w:pPr>
          </w:p>
        </w:tc>
        <w:tc>
          <w:tcPr>
            <w:tcW w:w="1842" w:type="dxa"/>
          </w:tcPr>
          <w:p w:rsidR="00220C69" w:rsidRPr="00220C69" w:rsidRDefault="00220C69" w:rsidP="00220C69">
            <w:pPr>
              <w:rPr>
                <w:rFonts w:ascii="Times New Roman" w:hAnsi="Times New Roman"/>
                <w:b w:val="0"/>
                <w:bCs w:val="0"/>
                <w:noProof w:val="0"/>
                <w:snapToGrid w:val="0"/>
                <w:color w:val="000000"/>
                <w:sz w:val="26"/>
              </w:rPr>
            </w:pPr>
          </w:p>
        </w:tc>
      </w:tr>
    </w:tbl>
    <w:p w:rsidR="00220C69" w:rsidRPr="00220C69" w:rsidRDefault="00220C69" w:rsidP="00220C69">
      <w:pPr>
        <w:rPr>
          <w:rFonts w:ascii="Times New Roman" w:hAnsi="Times New Roman"/>
          <w:b w:val="0"/>
          <w:bCs w:val="0"/>
          <w:noProof w:val="0"/>
        </w:rPr>
      </w:pPr>
    </w:p>
    <w:p w:rsidR="00220C69" w:rsidRPr="00220C69" w:rsidRDefault="00220C69" w:rsidP="00220C69">
      <w:pPr>
        <w:numPr>
          <w:ilvl w:val="0"/>
          <w:numId w:val="22"/>
        </w:numPr>
        <w:rPr>
          <w:rFonts w:ascii="Cambria" w:hAnsi="Cambria" w:cs="Cambria"/>
          <w:bCs w:val="0"/>
          <w:i/>
          <w:noProof w:val="0"/>
          <w:sz w:val="26"/>
          <w:szCs w:val="26"/>
        </w:rPr>
      </w:pPr>
      <w:r w:rsidRPr="00220C69">
        <w:rPr>
          <w:rFonts w:ascii="Cambria" w:hAnsi="Cambria" w:cs="Cambria"/>
          <w:bCs w:val="0"/>
          <w:i/>
          <w:noProof w:val="0"/>
          <w:sz w:val="26"/>
          <w:szCs w:val="26"/>
        </w:rPr>
        <w:t>Cát vàng xây dựng:</w:t>
      </w:r>
    </w:p>
    <w:tbl>
      <w:tblPr>
        <w:tblW w:w="8820" w:type="dxa"/>
        <w:tblInd w:w="64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6515"/>
        <w:gridCol w:w="1675"/>
      </w:tblGrid>
      <w:tr w:rsidR="00220C69" w:rsidRPr="00220C69" w:rsidTr="00220C69">
        <w:trPr>
          <w:trHeight w:val="380"/>
        </w:trPr>
        <w:tc>
          <w:tcPr>
            <w:tcW w:w="630" w:type="dxa"/>
            <w:tcBorders>
              <w:top w:val="double" w:sz="4" w:space="0" w:color="auto"/>
              <w:bottom w:val="single" w:sz="4" w:space="0" w:color="auto"/>
            </w:tcBorders>
          </w:tcPr>
          <w:p w:rsidR="00220C69" w:rsidRPr="00220C69" w:rsidRDefault="00220C69"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6515" w:type="dxa"/>
            <w:tcBorders>
              <w:top w:val="double" w:sz="4" w:space="0" w:color="auto"/>
              <w:bottom w:val="single" w:sz="4" w:space="0" w:color="auto"/>
            </w:tcBorders>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5" w:type="dxa"/>
            <w:tcBorders>
              <w:top w:val="double" w:sz="4" w:space="0" w:color="auto"/>
              <w:bottom w:val="single" w:sz="4" w:space="0" w:color="auto"/>
            </w:tcBorders>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r>
      <w:tr w:rsidR="00220C69" w:rsidRPr="00220C69" w:rsidTr="00220C69">
        <w:trPr>
          <w:trHeight w:val="380"/>
        </w:trPr>
        <w:tc>
          <w:tcPr>
            <w:tcW w:w="630" w:type="dxa"/>
            <w:tcBorders>
              <w:top w:val="double" w:sz="4" w:space="0" w:color="auto"/>
              <w:bottom w:val="single" w:sz="4" w:space="0" w:color="auto"/>
            </w:tcBorders>
          </w:tcPr>
          <w:p w:rsidR="00220C69" w:rsidRPr="00220C69" w:rsidRDefault="00220C69" w:rsidP="00220C69">
            <w:pPr>
              <w:numPr>
                <w:ilvl w:val="0"/>
                <w:numId w:val="17"/>
              </w:numPr>
              <w:spacing w:before="60" w:after="60"/>
              <w:ind w:right="-183"/>
              <w:jc w:val="center"/>
              <w:rPr>
                <w:rFonts w:ascii="Times New Roman" w:hAnsi="Times New Roman"/>
                <w:b w:val="0"/>
                <w:noProof w:val="0"/>
                <w:sz w:val="26"/>
                <w:szCs w:val="26"/>
              </w:rPr>
            </w:pPr>
          </w:p>
        </w:tc>
        <w:tc>
          <w:tcPr>
            <w:tcW w:w="6515" w:type="dxa"/>
            <w:tcBorders>
              <w:top w:val="double" w:sz="4" w:space="0" w:color="auto"/>
              <w:bottom w:val="single" w:sz="4" w:space="0" w:color="auto"/>
            </w:tcBorders>
          </w:tcPr>
          <w:p w:rsidR="00220C69" w:rsidRPr="00220C69" w:rsidRDefault="00220C69"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5" w:type="dxa"/>
            <w:tcBorders>
              <w:top w:val="double" w:sz="4" w:space="0" w:color="auto"/>
              <w:bottom w:val="single" w:sz="4" w:space="0" w:color="auto"/>
            </w:tcBorders>
          </w:tcPr>
          <w:p w:rsidR="00220C69" w:rsidRPr="00220C69" w:rsidRDefault="00220C69" w:rsidP="00220C69">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r>
      <w:tr w:rsidR="00220C69" w:rsidRPr="00220C69" w:rsidTr="00220C69">
        <w:tc>
          <w:tcPr>
            <w:tcW w:w="630" w:type="dxa"/>
            <w:tcBorders>
              <w:top w:val="single" w:sz="4" w:space="0" w:color="auto"/>
            </w:tcBorders>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Borders>
              <w:top w:val="single" w:sz="4" w:space="0" w:color="auto"/>
            </w:tcBorders>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75" w:type="dxa"/>
            <w:tcBorders>
              <w:top w:val="sing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r>
      <w:tr w:rsidR="00220C69" w:rsidRPr="00220C69" w:rsidTr="00220C69">
        <w:tc>
          <w:tcPr>
            <w:tcW w:w="630" w:type="dxa"/>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r>
      <w:tr w:rsidR="00220C69" w:rsidRPr="00220C69" w:rsidTr="00220C69">
        <w:tc>
          <w:tcPr>
            <w:tcW w:w="630" w:type="dxa"/>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r>
      <w:tr w:rsidR="00220C69" w:rsidRPr="00220C69" w:rsidTr="00220C69">
        <w:tc>
          <w:tcPr>
            <w:tcW w:w="630" w:type="dxa"/>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riêng (g/cm3)</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r>
      <w:tr w:rsidR="00220C69" w:rsidRPr="00220C69" w:rsidTr="00220C69">
        <w:tc>
          <w:tcPr>
            <w:tcW w:w="630" w:type="dxa"/>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Hàm lượng </w:t>
            </w:r>
            <w:proofErr w:type="gramStart"/>
            <w:r w:rsidRPr="00220C69">
              <w:rPr>
                <w:rFonts w:ascii="Times New Roman" w:hAnsi="Times New Roman"/>
                <w:b w:val="0"/>
                <w:bCs w:val="0"/>
                <w:noProof w:val="0"/>
                <w:sz w:val="26"/>
                <w:szCs w:val="26"/>
              </w:rPr>
              <w:t>bụi ,</w:t>
            </w:r>
            <w:proofErr w:type="gramEnd"/>
            <w:r w:rsidRPr="00220C69">
              <w:rPr>
                <w:rFonts w:ascii="Times New Roman" w:hAnsi="Times New Roman"/>
                <w:b w:val="0"/>
                <w:bCs w:val="0"/>
                <w:noProof w:val="0"/>
                <w:sz w:val="26"/>
                <w:szCs w:val="26"/>
              </w:rPr>
              <w:t xml:space="preserve"> bùn, sét bẩn (%)</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r>
      <w:tr w:rsidR="00220C69" w:rsidRPr="00220C69" w:rsidTr="00220C69">
        <w:tc>
          <w:tcPr>
            <w:tcW w:w="630" w:type="dxa"/>
            <w:vAlign w:val="center"/>
          </w:tcPr>
          <w:p w:rsidR="00220C69" w:rsidRPr="00220C69" w:rsidRDefault="00220C69" w:rsidP="00220C69">
            <w:pPr>
              <w:numPr>
                <w:ilvl w:val="0"/>
                <w:numId w:val="17"/>
              </w:num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Thành phần cỡ hạt</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p>
        </w:tc>
      </w:tr>
      <w:tr w:rsidR="00220C69" w:rsidRPr="00220C69" w:rsidTr="00220C69">
        <w:tc>
          <w:tcPr>
            <w:tcW w:w="630" w:type="dxa"/>
            <w:vAlign w:val="center"/>
          </w:tcPr>
          <w:p w:rsidR="00220C69" w:rsidRPr="00220C69" w:rsidRDefault="00220C69" w:rsidP="00220C69">
            <w:pPr>
              <w:spacing w:after="120"/>
              <w:jc w:val="center"/>
              <w:rPr>
                <w:rFonts w:ascii="Times New Roman" w:hAnsi="Times New Roman"/>
                <w:b w:val="0"/>
                <w:noProof w:val="0"/>
                <w:sz w:val="26"/>
                <w:szCs w:val="26"/>
              </w:rPr>
            </w:pPr>
          </w:p>
        </w:tc>
        <w:tc>
          <w:tcPr>
            <w:tcW w:w="6515"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Hàm lượng hạt lớn hơn 5</w:t>
            </w:r>
            <w:proofErr w:type="gramStart"/>
            <w:r w:rsidRPr="00220C69">
              <w:rPr>
                <w:rFonts w:ascii="Times New Roman" w:hAnsi="Times New Roman"/>
                <w:b w:val="0"/>
                <w:bCs w:val="0"/>
                <w:noProof w:val="0"/>
                <w:sz w:val="26"/>
                <w:szCs w:val="26"/>
              </w:rPr>
              <w:t>,0</w:t>
            </w:r>
            <w:proofErr w:type="gramEnd"/>
            <w:r w:rsidRPr="00220C69">
              <w:rPr>
                <w:rFonts w:ascii="Times New Roman" w:hAnsi="Times New Roman"/>
                <w:b w:val="0"/>
                <w:bCs w:val="0"/>
                <w:noProof w:val="0"/>
                <w:sz w:val="26"/>
                <w:szCs w:val="26"/>
              </w:rPr>
              <w:t xml:space="preserve"> mm (%)</w:t>
            </w:r>
          </w:p>
        </w:tc>
        <w:tc>
          <w:tcPr>
            <w:tcW w:w="1675"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220C69" w:rsidRPr="00220C69" w:rsidTr="00220C69">
        <w:tc>
          <w:tcPr>
            <w:tcW w:w="630" w:type="dxa"/>
            <w:tcBorders>
              <w:bottom w:val="doub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p>
        </w:tc>
        <w:tc>
          <w:tcPr>
            <w:tcW w:w="6515" w:type="dxa"/>
            <w:tcBorders>
              <w:bottom w:val="double" w:sz="4" w:space="0" w:color="auto"/>
            </w:tcBorders>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Mô đun độ lớn</w:t>
            </w:r>
          </w:p>
        </w:tc>
        <w:tc>
          <w:tcPr>
            <w:tcW w:w="1675" w:type="dxa"/>
            <w:tcBorders>
              <w:bottom w:val="doub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r>
    </w:tbl>
    <w:p w:rsidR="00220C69" w:rsidRPr="00220C69" w:rsidRDefault="00220C69" w:rsidP="00220C69">
      <w:pPr>
        <w:numPr>
          <w:ilvl w:val="0"/>
          <w:numId w:val="22"/>
        </w:numPr>
        <w:rPr>
          <w:rFonts w:ascii="Cambria" w:hAnsi="Cambria" w:cs="Cambria"/>
          <w:bCs w:val="0"/>
          <w:i/>
          <w:noProof w:val="0"/>
          <w:sz w:val="26"/>
          <w:szCs w:val="26"/>
        </w:rPr>
      </w:pPr>
      <w:r w:rsidRPr="00220C69">
        <w:rPr>
          <w:rFonts w:ascii="Cambria" w:hAnsi="Cambria" w:cs="Cambria"/>
          <w:bCs w:val="0"/>
          <w:i/>
          <w:noProof w:val="0"/>
          <w:sz w:val="26"/>
          <w:szCs w:val="26"/>
        </w:rPr>
        <w:lastRenderedPageBreak/>
        <w:t xml:space="preserve">Đá dăm 1x2 : </w:t>
      </w:r>
    </w:p>
    <w:tbl>
      <w:tblPr>
        <w:tblW w:w="8820" w:type="dxa"/>
        <w:tblInd w:w="64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6529"/>
        <w:gridCol w:w="1661"/>
      </w:tblGrid>
      <w:tr w:rsidR="00220C69" w:rsidRPr="00220C69" w:rsidTr="00220C69">
        <w:tc>
          <w:tcPr>
            <w:tcW w:w="630" w:type="dxa"/>
            <w:tcBorders>
              <w:top w:val="double" w:sz="4" w:space="0" w:color="auto"/>
              <w:bottom w:val="single" w:sz="4" w:space="0" w:color="auto"/>
            </w:tcBorders>
          </w:tcPr>
          <w:p w:rsidR="00220C69" w:rsidRPr="00220C69" w:rsidRDefault="00220C69"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6529" w:type="dxa"/>
            <w:tcBorders>
              <w:top w:val="double" w:sz="4" w:space="0" w:color="auto"/>
              <w:bottom w:val="single" w:sz="4" w:space="0" w:color="auto"/>
            </w:tcBorders>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61" w:type="dxa"/>
            <w:tcBorders>
              <w:top w:val="double" w:sz="4" w:space="0" w:color="auto"/>
              <w:bottom w:val="single" w:sz="4" w:space="0" w:color="auto"/>
            </w:tcBorders>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r>
      <w:tr w:rsidR="00220C69" w:rsidRPr="00220C69" w:rsidTr="00220C69">
        <w:tc>
          <w:tcPr>
            <w:tcW w:w="630" w:type="dxa"/>
            <w:tcBorders>
              <w:top w:val="double" w:sz="4" w:space="0" w:color="auto"/>
              <w:bottom w:val="single" w:sz="4" w:space="0" w:color="auto"/>
            </w:tcBorders>
          </w:tcPr>
          <w:p w:rsidR="00220C69" w:rsidRPr="00220C69" w:rsidRDefault="00220C69" w:rsidP="00220C69">
            <w:pPr>
              <w:numPr>
                <w:ilvl w:val="0"/>
                <w:numId w:val="18"/>
              </w:numPr>
              <w:spacing w:before="60" w:after="60"/>
              <w:ind w:right="-183"/>
              <w:jc w:val="center"/>
              <w:rPr>
                <w:rFonts w:ascii="Times New Roman" w:hAnsi="Times New Roman"/>
                <w:b w:val="0"/>
                <w:noProof w:val="0"/>
                <w:sz w:val="26"/>
                <w:szCs w:val="26"/>
              </w:rPr>
            </w:pPr>
          </w:p>
        </w:tc>
        <w:tc>
          <w:tcPr>
            <w:tcW w:w="6529" w:type="dxa"/>
            <w:tcBorders>
              <w:top w:val="double" w:sz="4" w:space="0" w:color="auto"/>
              <w:bottom w:val="single" w:sz="4" w:space="0" w:color="auto"/>
            </w:tcBorders>
          </w:tcPr>
          <w:p w:rsidR="00220C69" w:rsidRPr="00220C69" w:rsidRDefault="00220C69"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61" w:type="dxa"/>
            <w:tcBorders>
              <w:top w:val="double" w:sz="4" w:space="0" w:color="auto"/>
              <w:bottom w:val="single" w:sz="4" w:space="0" w:color="auto"/>
            </w:tcBorders>
          </w:tcPr>
          <w:p w:rsidR="00220C69" w:rsidRPr="00220C69" w:rsidRDefault="00220C69" w:rsidP="00220C69">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r>
      <w:tr w:rsidR="00220C69" w:rsidRPr="00220C69" w:rsidTr="00220C69">
        <w:tc>
          <w:tcPr>
            <w:tcW w:w="630" w:type="dxa"/>
            <w:tcBorders>
              <w:top w:val="single" w:sz="4" w:space="0" w:color="auto"/>
            </w:tcBorders>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Borders>
              <w:top w:val="single" w:sz="4" w:space="0" w:color="auto"/>
            </w:tcBorders>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61" w:type="dxa"/>
            <w:tcBorders>
              <w:top w:val="sing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hút nước (%)</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khô 23/230C</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bão hòa nước - khô bề mặt 23/230C</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nén dập trong xi lanh (%)</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vật liệu nhỏ hơn 75 µm</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220C69" w:rsidRPr="00220C69" w:rsidTr="00220C69">
        <w:tc>
          <w:tcPr>
            <w:tcW w:w="630" w:type="dxa"/>
            <w:vAlign w:val="center"/>
          </w:tcPr>
          <w:p w:rsidR="00220C69" w:rsidRPr="00220C69" w:rsidRDefault="00220C69" w:rsidP="00220C69">
            <w:pPr>
              <w:numPr>
                <w:ilvl w:val="0"/>
                <w:numId w:val="18"/>
              </w:numPr>
              <w:spacing w:after="120"/>
              <w:jc w:val="center"/>
              <w:rPr>
                <w:rFonts w:ascii="Times New Roman" w:hAnsi="Times New Roman"/>
                <w:b w:val="0"/>
                <w:noProof w:val="0"/>
                <w:sz w:val="26"/>
                <w:szCs w:val="26"/>
              </w:rPr>
            </w:pPr>
          </w:p>
        </w:tc>
        <w:tc>
          <w:tcPr>
            <w:tcW w:w="6529" w:type="dxa"/>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thô (%)</w:t>
            </w:r>
          </w:p>
        </w:tc>
        <w:tc>
          <w:tcPr>
            <w:tcW w:w="1661" w:type="dxa"/>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r>
      <w:tr w:rsidR="00220C69" w:rsidRPr="00220C69" w:rsidTr="00220C69">
        <w:tc>
          <w:tcPr>
            <w:tcW w:w="630" w:type="dxa"/>
            <w:tcBorders>
              <w:bottom w:val="doub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10</w:t>
            </w:r>
          </w:p>
        </w:tc>
        <w:tc>
          <w:tcPr>
            <w:tcW w:w="6529" w:type="dxa"/>
            <w:tcBorders>
              <w:bottom w:val="double" w:sz="4" w:space="0" w:color="auto"/>
            </w:tcBorders>
          </w:tcPr>
          <w:p w:rsidR="00220C69" w:rsidRPr="00220C69" w:rsidRDefault="00220C6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dẹt</w:t>
            </w:r>
          </w:p>
        </w:tc>
        <w:tc>
          <w:tcPr>
            <w:tcW w:w="1661" w:type="dxa"/>
            <w:tcBorders>
              <w:bottom w:val="double" w:sz="4" w:space="0" w:color="auto"/>
            </w:tcBorders>
            <w:vAlign w:val="center"/>
          </w:tcPr>
          <w:p w:rsidR="00220C69" w:rsidRPr="00220C69" w:rsidRDefault="00220C6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r>
    </w:tbl>
    <w:p w:rsidR="00220C69" w:rsidRPr="00220C69" w:rsidRDefault="00220C69" w:rsidP="00220C69">
      <w:pPr>
        <w:numPr>
          <w:ilvl w:val="0"/>
          <w:numId w:val="22"/>
        </w:numPr>
        <w:rPr>
          <w:rFonts w:ascii="Cambria" w:hAnsi="Cambria" w:cs="Cambria"/>
          <w:bCs w:val="0"/>
          <w:i/>
          <w:noProof w:val="0"/>
          <w:sz w:val="26"/>
          <w:szCs w:val="26"/>
        </w:rPr>
      </w:pPr>
      <w:r w:rsidRPr="00220C69">
        <w:rPr>
          <w:rFonts w:ascii="Cambria" w:hAnsi="Cambria" w:cs="Cambria"/>
          <w:bCs w:val="0"/>
          <w:i/>
          <w:noProof w:val="0"/>
          <w:sz w:val="26"/>
          <w:szCs w:val="26"/>
        </w:rPr>
        <w:t>Xi măng PCB40:</w:t>
      </w:r>
    </w:p>
    <w:tbl>
      <w:tblPr>
        <w:tblW w:w="8759" w:type="dxa"/>
        <w:tblInd w:w="67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6480"/>
        <w:gridCol w:w="1676"/>
      </w:tblGrid>
      <w:tr w:rsidR="00220C69" w:rsidRPr="00220C69" w:rsidTr="00220C69">
        <w:trPr>
          <w:trHeight w:val="317"/>
        </w:trPr>
        <w:tc>
          <w:tcPr>
            <w:tcW w:w="603" w:type="dxa"/>
            <w:tcBorders>
              <w:top w:val="double" w:sz="4" w:space="0" w:color="auto"/>
              <w:bottom w:val="single" w:sz="4" w:space="0" w:color="auto"/>
            </w:tcBorders>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6480" w:type="dxa"/>
            <w:tcBorders>
              <w:top w:val="double" w:sz="4" w:space="0" w:color="auto"/>
              <w:bottom w:val="single" w:sz="4" w:space="0" w:color="auto"/>
            </w:tcBorders>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6" w:type="dxa"/>
            <w:tcBorders>
              <w:top w:val="double" w:sz="4" w:space="0" w:color="auto"/>
              <w:bottom w:val="single" w:sz="4" w:space="0" w:color="auto"/>
            </w:tcBorders>
            <w:tcMar>
              <w:top w:w="0" w:type="dxa"/>
              <w:left w:w="108" w:type="dxa"/>
              <w:bottom w:w="0" w:type="dxa"/>
              <w:right w:w="108" w:type="dxa"/>
            </w:tcMar>
          </w:tcPr>
          <w:p w:rsidR="00220C69" w:rsidRPr="00220C69" w:rsidRDefault="00220C6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r>
      <w:tr w:rsidR="00220C69" w:rsidRPr="00220C69" w:rsidTr="00220C69">
        <w:trPr>
          <w:trHeight w:val="317"/>
        </w:trPr>
        <w:tc>
          <w:tcPr>
            <w:tcW w:w="603" w:type="dxa"/>
            <w:tcBorders>
              <w:top w:val="double" w:sz="4" w:space="0" w:color="auto"/>
              <w:bottom w:val="single" w:sz="4" w:space="0" w:color="auto"/>
            </w:tcBorders>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b w:val="0"/>
                <w:noProof w:val="0"/>
                <w:sz w:val="26"/>
                <w:szCs w:val="26"/>
              </w:rPr>
            </w:pPr>
            <w:r w:rsidRPr="00220C69">
              <w:rPr>
                <w:rFonts w:ascii="Times New Roman" w:hAnsi="Times New Roman"/>
                <w:b w:val="0"/>
                <w:noProof w:val="0"/>
                <w:sz w:val="26"/>
                <w:szCs w:val="26"/>
              </w:rPr>
              <w:t>1</w:t>
            </w:r>
          </w:p>
        </w:tc>
        <w:tc>
          <w:tcPr>
            <w:tcW w:w="6480" w:type="dxa"/>
            <w:tcBorders>
              <w:top w:val="double" w:sz="4" w:space="0" w:color="auto"/>
              <w:bottom w:val="single" w:sz="4" w:space="0" w:color="auto"/>
            </w:tcBorders>
          </w:tcPr>
          <w:p w:rsidR="00220C69" w:rsidRPr="00220C69" w:rsidRDefault="00220C69"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6" w:type="dxa"/>
            <w:tcBorders>
              <w:top w:val="double" w:sz="4" w:space="0" w:color="auto"/>
              <w:bottom w:val="single" w:sz="4" w:space="0" w:color="auto"/>
            </w:tcBorders>
            <w:tcMar>
              <w:top w:w="0" w:type="dxa"/>
              <w:left w:w="108" w:type="dxa"/>
              <w:bottom w:w="0" w:type="dxa"/>
              <w:right w:w="108" w:type="dxa"/>
            </w:tcMar>
          </w:tcPr>
          <w:p w:rsidR="00220C69" w:rsidRPr="00220C69" w:rsidRDefault="00220C69" w:rsidP="00220C69">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r>
      <w:tr w:rsidR="00220C69" w:rsidRPr="00220C69" w:rsidTr="00220C69">
        <w:trPr>
          <w:trHeight w:val="1084"/>
        </w:trPr>
        <w:tc>
          <w:tcPr>
            <w:tcW w:w="603" w:type="dxa"/>
            <w:tcBorders>
              <w:top w:val="single" w:sz="4" w:space="0" w:color="auto"/>
            </w:tcBorders>
            <w:tcMar>
              <w:top w:w="0" w:type="dxa"/>
              <w:left w:w="108" w:type="dxa"/>
              <w:bottom w:w="0" w:type="dxa"/>
              <w:right w:w="108" w:type="dxa"/>
            </w:tcMar>
            <w:vAlign w:val="center"/>
          </w:tcPr>
          <w:p w:rsidR="00220C69" w:rsidRPr="00220C69" w:rsidRDefault="00220C69"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6480" w:type="dxa"/>
            <w:tcBorders>
              <w:top w:val="single" w:sz="4" w:space="0" w:color="auto"/>
            </w:tcBorders>
          </w:tcPr>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Cường độ chịu nén, N/mm2, không nhỏ hơn.</w:t>
            </w:r>
          </w:p>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- 72 giờ ± 45 phút.</w:t>
            </w:r>
          </w:p>
          <w:p w:rsidR="00220C69" w:rsidRPr="00220C69" w:rsidRDefault="00220C69" w:rsidP="00220C69">
            <w:pPr>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- 28 ngày ± 2 giờ.</w:t>
            </w:r>
          </w:p>
        </w:tc>
        <w:tc>
          <w:tcPr>
            <w:tcW w:w="1676" w:type="dxa"/>
            <w:tcBorders>
              <w:top w:val="single" w:sz="4" w:space="0" w:color="auto"/>
            </w:tcBorders>
            <w:tcMar>
              <w:top w:w="0" w:type="dxa"/>
              <w:left w:w="108" w:type="dxa"/>
              <w:bottom w:w="0" w:type="dxa"/>
              <w:right w:w="108" w:type="dxa"/>
            </w:tcMar>
          </w:tcPr>
          <w:p w:rsidR="00220C69" w:rsidRPr="00220C69" w:rsidRDefault="00220C69" w:rsidP="00220C69">
            <w:pPr>
              <w:spacing w:after="60"/>
              <w:ind w:right="-187"/>
              <w:jc w:val="center"/>
              <w:rPr>
                <w:rFonts w:ascii="Times New Roman" w:hAnsi="Times New Roman"/>
                <w:b w:val="0"/>
                <w:bCs w:val="0"/>
                <w:noProof w:val="0"/>
                <w:sz w:val="26"/>
                <w:szCs w:val="26"/>
              </w:rPr>
            </w:pPr>
          </w:p>
          <w:p w:rsidR="00220C69" w:rsidRPr="00220C69" w:rsidRDefault="00220C69"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220C69" w:rsidRPr="00220C69" w:rsidRDefault="00220C69"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r>
      <w:tr w:rsidR="00220C69" w:rsidRPr="00220C69" w:rsidTr="00220C69">
        <w:tc>
          <w:tcPr>
            <w:tcW w:w="603" w:type="dxa"/>
            <w:tcMar>
              <w:top w:w="0" w:type="dxa"/>
              <w:left w:w="108" w:type="dxa"/>
              <w:bottom w:w="0" w:type="dxa"/>
              <w:right w:w="108" w:type="dxa"/>
            </w:tcMar>
            <w:vAlign w:val="center"/>
          </w:tcPr>
          <w:p w:rsidR="00220C69" w:rsidRPr="00220C69" w:rsidRDefault="00220C69"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6480" w:type="dxa"/>
          </w:tcPr>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Thời gian đông kết</w:t>
            </w:r>
          </w:p>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Bắt đầu, phút, không nhỏ hơn.</w:t>
            </w:r>
          </w:p>
          <w:p w:rsidR="00220C69" w:rsidRPr="00220C69" w:rsidRDefault="00220C69"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Kết thúc, giờ, không lớn hơn.</w:t>
            </w:r>
          </w:p>
        </w:tc>
        <w:tc>
          <w:tcPr>
            <w:tcW w:w="1676" w:type="dxa"/>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b w:val="0"/>
                <w:bCs w:val="0"/>
                <w:noProof w:val="0"/>
                <w:sz w:val="26"/>
                <w:szCs w:val="26"/>
              </w:rPr>
            </w:pPr>
          </w:p>
        </w:tc>
      </w:tr>
      <w:tr w:rsidR="00220C69" w:rsidRPr="00220C69" w:rsidTr="00220C69">
        <w:tc>
          <w:tcPr>
            <w:tcW w:w="603" w:type="dxa"/>
            <w:tcMar>
              <w:top w:w="0" w:type="dxa"/>
              <w:left w:w="108" w:type="dxa"/>
              <w:bottom w:w="0" w:type="dxa"/>
              <w:right w:w="108" w:type="dxa"/>
            </w:tcMar>
            <w:vAlign w:val="center"/>
          </w:tcPr>
          <w:p w:rsidR="00220C69" w:rsidRPr="00220C69" w:rsidRDefault="00220C69"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6480" w:type="dxa"/>
          </w:tcPr>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nghiền mịn.</w:t>
            </w:r>
          </w:p>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Phần còn lại trên sàng 0,08mm, %, không lớn hơn</w:t>
            </w:r>
          </w:p>
          <w:p w:rsidR="00220C69" w:rsidRPr="00220C69" w:rsidRDefault="00220C69"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Bề mặt riêng, xác định theo phương pháp Blaine, cm2/g, không nhỏ hơn.</w:t>
            </w:r>
          </w:p>
        </w:tc>
        <w:tc>
          <w:tcPr>
            <w:tcW w:w="1676" w:type="dxa"/>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b w:val="0"/>
                <w:bCs w:val="0"/>
                <w:noProof w:val="0"/>
                <w:sz w:val="26"/>
                <w:szCs w:val="26"/>
              </w:rPr>
            </w:pPr>
          </w:p>
          <w:p w:rsidR="00220C69" w:rsidRPr="00220C69" w:rsidRDefault="00220C69"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220C69" w:rsidRPr="00220C69" w:rsidRDefault="00220C69"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r>
      <w:tr w:rsidR="00220C69" w:rsidRPr="00220C69" w:rsidTr="00220C69">
        <w:tc>
          <w:tcPr>
            <w:tcW w:w="603" w:type="dxa"/>
            <w:tcMar>
              <w:top w:w="0" w:type="dxa"/>
              <w:left w:w="108" w:type="dxa"/>
              <w:bottom w:w="0" w:type="dxa"/>
              <w:right w:w="108" w:type="dxa"/>
            </w:tcMar>
            <w:vAlign w:val="center"/>
          </w:tcPr>
          <w:p w:rsidR="00220C69" w:rsidRPr="00220C69" w:rsidRDefault="00220C69"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6480" w:type="dxa"/>
          </w:tcPr>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ổn định thể thích, xác định theo phương pháp Le Chatelier, mm, không lớn hơn</w:t>
            </w:r>
          </w:p>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r>
      <w:tr w:rsidR="00220C69" w:rsidRPr="00220C69" w:rsidTr="00220C69">
        <w:trPr>
          <w:trHeight w:val="290"/>
        </w:trPr>
        <w:tc>
          <w:tcPr>
            <w:tcW w:w="603" w:type="dxa"/>
            <w:tcBorders>
              <w:bottom w:val="double" w:sz="4" w:space="0" w:color="auto"/>
            </w:tcBorders>
            <w:tcMar>
              <w:top w:w="0" w:type="dxa"/>
              <w:left w:w="108" w:type="dxa"/>
              <w:bottom w:w="0" w:type="dxa"/>
              <w:right w:w="108" w:type="dxa"/>
            </w:tcMar>
            <w:vAlign w:val="center"/>
          </w:tcPr>
          <w:p w:rsidR="00220C69" w:rsidRPr="00220C69" w:rsidRDefault="00220C69"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6</w:t>
            </w:r>
          </w:p>
        </w:tc>
        <w:tc>
          <w:tcPr>
            <w:tcW w:w="6480" w:type="dxa"/>
            <w:tcBorders>
              <w:bottom w:val="double" w:sz="4" w:space="0" w:color="auto"/>
            </w:tcBorders>
          </w:tcPr>
          <w:p w:rsidR="00220C69" w:rsidRPr="00220C69" w:rsidRDefault="00220C69"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Borders>
              <w:bottom w:val="double" w:sz="4" w:space="0" w:color="auto"/>
            </w:tcBorders>
            <w:tcMar>
              <w:top w:w="0" w:type="dxa"/>
              <w:left w:w="108" w:type="dxa"/>
              <w:bottom w:w="0" w:type="dxa"/>
              <w:right w:w="108" w:type="dxa"/>
            </w:tcMar>
          </w:tcPr>
          <w:p w:rsidR="00220C69" w:rsidRPr="00220C69" w:rsidRDefault="00220C69"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r>
    </w:tbl>
    <w:p w:rsidR="00220C69" w:rsidRPr="009877B4" w:rsidRDefault="00220C69"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70528" behindDoc="1" locked="0" layoutInCell="1" allowOverlap="1" wp14:anchorId="680A21F7" wp14:editId="2D595AC3">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F632FA">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BẢNG ĐĂNG KÝ DANH MỤC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Pr="009877B4" w:rsidRDefault="00F67404"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F67404"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Bọc cách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Công ty Kỷ Nguyên</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hiệu 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đỡ dây, dừng dây trung thế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quai+hotline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phi kim buộc đầu, cổ sứ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Đà sắt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chảy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 treo MBA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 rút nhiệt trung thế</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Denson xuất xứ Ấn Độ</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Colier ống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20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Khâu ven răng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bl>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C6316">
        <w:tc>
          <w:tcPr>
            <w:tcW w:w="4610" w:type="dxa"/>
          </w:tcPr>
          <w:p w:rsidR="00F67404" w:rsidRPr="009877B4" w:rsidRDefault="00F67404" w:rsidP="00217340">
            <w:pPr>
              <w:rPr>
                <w:rFonts w:ascii="Times New Roman" w:eastAsia="Calibri" w:hAnsi="Times New Roman"/>
                <w:bCs w:val="0"/>
                <w:sz w:val="26"/>
                <w:szCs w:val="26"/>
              </w:rPr>
            </w:pPr>
          </w:p>
        </w:tc>
        <w:tc>
          <w:tcPr>
            <w:tcW w:w="4722" w:type="dxa"/>
          </w:tcPr>
          <w:p w:rsidR="00F67404" w:rsidRPr="008C6316" w:rsidRDefault="00F67404"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9877B4" w:rsidRDefault="00F67404"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B27855">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F67404" w:rsidRPr="009877B4" w:rsidTr="00B27855">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DANH SÁCH ĐỘI THI CÔNG</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tbl>
      <w:tblPr>
        <w:tblW w:w="9355" w:type="dxa"/>
        <w:tblInd w:w="113" w:type="dxa"/>
        <w:tblLook w:val="04A0" w:firstRow="1" w:lastRow="0" w:firstColumn="1" w:lastColumn="0" w:noHBand="0" w:noVBand="1"/>
      </w:tblPr>
      <w:tblGrid>
        <w:gridCol w:w="960"/>
        <w:gridCol w:w="3445"/>
        <w:gridCol w:w="1240"/>
        <w:gridCol w:w="2455"/>
        <w:gridCol w:w="1255"/>
      </w:tblGrid>
      <w:tr w:rsidR="00F67404"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tabs>
          <w:tab w:val="center" w:pos="5850"/>
        </w:tabs>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B27855">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AA1D3D">
        <w:trPr>
          <w:trHeight w:val="1030"/>
        </w:trPr>
        <w:tc>
          <w:tcPr>
            <w:tcW w:w="4116"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28</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jc w:val="center"/>
        <w:rPr>
          <w:rFonts w:ascii="Times New Roman" w:hAnsi="Times New Roman"/>
          <w:b w:val="0"/>
          <w:bCs w:val="0"/>
          <w:sz w:val="28"/>
          <w:szCs w:val="28"/>
        </w:rPr>
      </w:pPr>
    </w:p>
    <w:p w:rsidR="00F67404" w:rsidRPr="009877B4" w:rsidRDefault="00F67404"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jc w:val="both"/>
        <w:rPr>
          <w:rFonts w:ascii="Times New Roman" w:hAnsi="Times New Roman"/>
          <w:bCs w:val="0"/>
          <w:sz w:val="28"/>
          <w:szCs w:val="28"/>
        </w:rPr>
      </w:pP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820847">
        <w:tc>
          <w:tcPr>
            <w:tcW w:w="4008" w:type="dxa"/>
          </w:tcPr>
          <w:p w:rsidR="00F67404" w:rsidRPr="009877B4" w:rsidRDefault="00F67404" w:rsidP="00217340">
            <w:pPr>
              <w:rPr>
                <w:rFonts w:ascii="Times New Roman" w:hAnsi="Times New Roman"/>
                <w:bCs w:val="0"/>
                <w:i/>
                <w:szCs w:val="28"/>
                <w:u w:val="single"/>
              </w:rPr>
            </w:pPr>
          </w:p>
          <w:p w:rsidR="00F67404" w:rsidRPr="009877B4" w:rsidRDefault="00F67404"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17340">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17340">
            <w:pPr>
              <w:jc w:val="center"/>
              <w:rPr>
                <w:b w:val="0"/>
                <w:bCs w:val="0"/>
              </w:rPr>
            </w:pPr>
          </w:p>
          <w:p w:rsidR="00F67404" w:rsidRPr="009877B4" w:rsidRDefault="00F67404" w:rsidP="00217340">
            <w:pPr>
              <w:jc w:val="center"/>
              <w:rPr>
                <w:rFonts w:ascii="Times New Roman" w:hAnsi="Times New Roman"/>
                <w:bCs w:val="0"/>
                <w:sz w:val="28"/>
                <w:szCs w:val="28"/>
              </w:rPr>
            </w:pPr>
          </w:p>
        </w:tc>
      </w:tr>
    </w:tbl>
    <w:p w:rsidR="00F67404" w:rsidRPr="005D6367" w:rsidRDefault="00F67404"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375C8">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F67404" w:rsidRPr="009877B4" w:rsidTr="008375C8">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Chỉ huy trưởng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FE2CB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E74B03">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8375C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702E5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F67404" w:rsidRPr="009877B4" w:rsidTr="00744CD9">
        <w:trPr>
          <w:trHeight w:val="1054"/>
        </w:trPr>
        <w:tc>
          <w:tcPr>
            <w:tcW w:w="978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pStyle w:val="Heading1"/>
        <w:rPr>
          <w:lang w:val="en-US"/>
        </w:rPr>
      </w:pPr>
      <w:r w:rsidRPr="009877B4">
        <w:rPr>
          <w:lang w:val="en-US"/>
        </w:rPr>
        <w:t>CAM KẾT CỦA ĐƠN VỊ THI CÔNG</w:t>
      </w:r>
    </w:p>
    <w:p w:rsidR="00F67404" w:rsidRPr="009877B4" w:rsidRDefault="00F67404"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E56543">
        <w:rPr>
          <w:rFonts w:ascii="Times New Roman" w:hAnsi="Times New Roman"/>
          <w:b w:val="0"/>
          <w:bCs w:val="0"/>
          <w:sz w:val="26"/>
          <w:szCs w:val="26"/>
        </w:rPr>
        <w:t>Điện lực Xuân Lộc</w:t>
      </w:r>
    </w:p>
    <w:p w:rsidR="00F67404" w:rsidRPr="009877B4" w:rsidRDefault="00F67404"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 với các nội dung sau:</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E56543">
        <w:rPr>
          <w:rFonts w:ascii="Times New Roman" w:hAnsi="Times New Roman"/>
          <w:b w:val="0"/>
          <w:bCs w:val="0"/>
          <w:color w:val="000000"/>
          <w:sz w:val="26"/>
          <w:szCs w:val="26"/>
        </w:rPr>
        <w:t>Điện lực Xuân Lộc</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F67404" w:rsidRPr="000A660C" w:rsidRDefault="00F67404"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E56543">
        <w:rPr>
          <w:rFonts w:ascii="Times New Roman" w:hAnsi="Times New Roman"/>
          <w:b w:val="0"/>
          <w:bCs w:val="0"/>
          <w:sz w:val="26"/>
          <w:szCs w:val="26"/>
        </w:rPr>
        <w:t>Điện lực Xuân Lộc</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F67404" w:rsidRPr="009877B4" w:rsidTr="000A660C">
        <w:tc>
          <w:tcPr>
            <w:tcW w:w="5058" w:type="dxa"/>
          </w:tcPr>
          <w:p w:rsidR="00F67404" w:rsidRPr="000A660C" w:rsidRDefault="00F67404" w:rsidP="00217340">
            <w:pPr>
              <w:rPr>
                <w:rFonts w:ascii="Times New Roman" w:hAnsi="Times New Roman"/>
                <w:b w:val="0"/>
                <w:bCs w:val="0"/>
                <w:sz w:val="26"/>
                <w:szCs w:val="26"/>
              </w:rPr>
            </w:pP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375C8">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9877B4" w:rsidRDefault="00F67404"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E56543">
        <w:rPr>
          <w:b w:val="0"/>
          <w:bCs w:val="0"/>
          <w:sz w:val="28"/>
        </w:rPr>
        <w:t>Điện lực Xuân Lộc</w:t>
      </w:r>
      <w:r w:rsidRPr="009877B4">
        <w:rPr>
          <w:b w:val="0"/>
          <w:bCs w:val="0"/>
          <w:sz w:val="28"/>
          <w:lang w:val="en-US"/>
        </w:rPr>
        <w:t xml:space="preserve"> cấp vật tư, thiết bị công trình trên, cụ thể như sau:</w:t>
      </w:r>
    </w:p>
    <w:p w:rsidR="00F67404" w:rsidRPr="009877B4" w:rsidRDefault="00F67404" w:rsidP="00F972CD">
      <w:pPr>
        <w:rPr>
          <w:rFonts w:asciiTheme="minorHAnsi" w:hAnsiTheme="minorHAnsi"/>
        </w:rPr>
      </w:pPr>
      <w:r w:rsidRPr="009877B4">
        <w:rPr>
          <w:rFonts w:asciiTheme="minorHAnsi" w:hAnsiTheme="minorHAnsi"/>
        </w:rPr>
        <w:tab/>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F67404" w:rsidRPr="009877B4" w:rsidTr="008375C8">
        <w:trPr>
          <w:trHeight w:val="495"/>
        </w:trPr>
        <w:tc>
          <w:tcPr>
            <w:tcW w:w="2978" w:type="dxa"/>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8375C8">
        <w:tc>
          <w:tcPr>
            <w:tcW w:w="2978"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8"/>
                <w:szCs w:val="26"/>
              </w:rPr>
            </w:pPr>
          </w:p>
          <w:p w:rsidR="00F67404" w:rsidRPr="009877B4" w:rsidRDefault="00F67404"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Default="00F67404">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F67404" w:rsidRPr="009877B4" w:rsidRDefault="00F67404"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B2238E">
        <w:trPr>
          <w:trHeight w:val="1528"/>
        </w:trPr>
        <w:tc>
          <w:tcPr>
            <w:tcW w:w="3869" w:type="dxa"/>
          </w:tcPr>
          <w:p w:rsidR="00F67404" w:rsidRPr="009877B4" w:rsidRDefault="00F67404" w:rsidP="00B2238E">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B2238E">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F67404" w:rsidRPr="009877B4" w:rsidRDefault="00F67404"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B2238E" w:rsidRDefault="00F67404"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E56543">
        <w:rPr>
          <w:b w:val="0"/>
          <w:bCs w:val="0"/>
          <w:sz w:val="28"/>
        </w:rPr>
        <w:t>Điện lực Xuân Lộc</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F67404"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F67404" w:rsidRPr="009877B4" w:rsidRDefault="00F67404"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F67404" w:rsidRPr="009877B4" w:rsidTr="00B2238E">
        <w:trPr>
          <w:trHeight w:val="495"/>
        </w:trPr>
        <w:tc>
          <w:tcPr>
            <w:tcW w:w="2978" w:type="dxa"/>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B2238E">
        <w:tc>
          <w:tcPr>
            <w:tcW w:w="2978"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8"/>
                <w:szCs w:val="26"/>
              </w:rPr>
            </w:pPr>
          </w:p>
          <w:p w:rsidR="00F67404" w:rsidRPr="009877B4" w:rsidRDefault="00F67404"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658E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F67404" w:rsidRPr="009877B4" w:rsidRDefault="00F67404"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F67404" w:rsidRPr="009877B4" w:rsidTr="00021087">
        <w:tc>
          <w:tcPr>
            <w:tcW w:w="4788" w:type="dxa"/>
          </w:tcPr>
          <w:p w:rsidR="00F67404" w:rsidRPr="009877B4" w:rsidRDefault="00F67404" w:rsidP="00217340">
            <w:pPr>
              <w:rPr>
                <w:rFonts w:ascii="Times New Roman" w:hAnsi="Times New Roman"/>
                <w:i/>
                <w:iCs/>
              </w:rPr>
            </w:pPr>
            <w:r w:rsidRPr="009877B4">
              <w:rPr>
                <w:rFonts w:ascii="Times New Roman" w:hAnsi="Times New Roman"/>
                <w:i/>
                <w:iCs/>
              </w:rPr>
              <w:t>Nơi nhận:</w:t>
            </w:r>
          </w:p>
          <w:p w:rsidR="00F67404" w:rsidRPr="009877B4" w:rsidRDefault="00F67404"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F67404" w:rsidRPr="009877B4" w:rsidRDefault="00F67404"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color w:val="3B3838" w:themeColor="background2" w:themeShade="40"/>
          <w:sz w:val="26"/>
          <w:szCs w:val="26"/>
        </w:rPr>
        <w:t xml:space="preserve"> cung cấp.</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F67404" w:rsidRPr="009877B4" w:rsidTr="00C47C69">
        <w:trPr>
          <w:trHeight w:val="903"/>
        </w:trPr>
        <w:tc>
          <w:tcPr>
            <w:tcW w:w="4576"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56F77">
        <w:trPr>
          <w:trHeight w:val="1528"/>
        </w:trPr>
        <w:tc>
          <w:tcPr>
            <w:tcW w:w="3871" w:type="dxa"/>
            <w:hideMark/>
          </w:tcPr>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134A66">
            <w:pPr>
              <w:spacing w:line="276" w:lineRule="auto"/>
              <w:jc w:val="center"/>
              <w:rPr>
                <w:rFonts w:ascii="Times New Roman" w:hAnsi="Times New Roman"/>
                <w:b w:val="0"/>
                <w:bCs w:val="0"/>
                <w:iCs/>
                <w:sz w:val="28"/>
                <w:szCs w:val="28"/>
              </w:rPr>
            </w:pPr>
          </w:p>
        </w:tc>
        <w:tc>
          <w:tcPr>
            <w:tcW w:w="6164" w:type="dxa"/>
            <w:hideMark/>
          </w:tcPr>
          <w:p w:rsidR="00F67404" w:rsidRPr="009877B4" w:rsidRDefault="00F67404"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294280">
      <w:pPr>
        <w:pStyle w:val="Heading1"/>
        <w:spacing w:before="0" w:after="0"/>
        <w:rPr>
          <w:lang w:val="en-US"/>
        </w:rPr>
      </w:pPr>
      <w:r w:rsidRPr="009877B4">
        <w:rPr>
          <w:lang w:val="en-US"/>
        </w:rPr>
        <w:t xml:space="preserve">Nghiệm thu </w:t>
      </w:r>
      <w:r>
        <w:rPr>
          <w:lang w:val="en-US"/>
        </w:rPr>
        <w:t>vật tư thiết bị B cấp</w:t>
      </w:r>
    </w:p>
    <w:p w:rsidR="00F67404" w:rsidRPr="009877B4" w:rsidRDefault="00F67404"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94280">
      <w:pPr>
        <w:rPr>
          <w:rFonts w:ascii="Times New Roman" w:hAnsi="Times New Roman"/>
          <w:bCs w:val="0"/>
          <w:sz w:val="28"/>
          <w:szCs w:val="28"/>
        </w:rPr>
      </w:pPr>
    </w:p>
    <w:p w:rsidR="00F67404" w:rsidRPr="009877B4" w:rsidRDefault="00F67404"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ind w:firstLine="720"/>
        <w:jc w:val="both"/>
        <w:rPr>
          <w:rFonts w:ascii="Times New Roman" w:hAnsi="Times New Roman"/>
          <w:b w:val="0"/>
          <w:bCs w:val="0"/>
          <w:sz w:val="28"/>
          <w:szCs w:val="28"/>
        </w:rPr>
      </w:pPr>
    </w:p>
    <w:p w:rsidR="00F67404" w:rsidRPr="009877B4" w:rsidRDefault="00F67404"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134A66">
        <w:tc>
          <w:tcPr>
            <w:tcW w:w="4008" w:type="dxa"/>
          </w:tcPr>
          <w:p w:rsidR="00F67404" w:rsidRPr="009877B4" w:rsidRDefault="00F67404" w:rsidP="00134A66">
            <w:pPr>
              <w:rPr>
                <w:rFonts w:ascii="Times New Roman" w:hAnsi="Times New Roman"/>
                <w:b w:val="0"/>
                <w:bCs w:val="0"/>
                <w:i/>
                <w:szCs w:val="28"/>
                <w:u w:val="single"/>
              </w:rPr>
            </w:pPr>
          </w:p>
          <w:p w:rsidR="00F67404" w:rsidRPr="009877B4" w:rsidRDefault="00F67404"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kỹ thuật công trình</w:t>
      </w:r>
    </w:p>
    <w:p w:rsidR="00F67404" w:rsidRPr="009877B4" w:rsidRDefault="00F67404"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F428C">
      <w:pPr>
        <w:rPr>
          <w:rFonts w:ascii="Times New Roman" w:hAnsi="Times New Roman"/>
          <w:bCs w:val="0"/>
          <w:sz w:val="28"/>
          <w:szCs w:val="28"/>
        </w:rPr>
      </w:pPr>
    </w:p>
    <w:p w:rsidR="00F67404" w:rsidRPr="009877B4" w:rsidRDefault="00F67404"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ind w:firstLine="720"/>
        <w:jc w:val="both"/>
        <w:rPr>
          <w:rFonts w:ascii="Times New Roman" w:hAnsi="Times New Roman"/>
          <w:b w:val="0"/>
          <w:bCs w:val="0"/>
          <w:sz w:val="28"/>
          <w:szCs w:val="28"/>
        </w:rPr>
      </w:pPr>
    </w:p>
    <w:p w:rsidR="00F67404" w:rsidRPr="009877B4" w:rsidRDefault="00F67404"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7369B5">
            <w:pPr>
              <w:rPr>
                <w:rFonts w:ascii="Times New Roman" w:hAnsi="Times New Roman"/>
                <w:b w:val="0"/>
                <w:bCs w:val="0"/>
                <w:i/>
                <w:szCs w:val="28"/>
                <w:u w:val="single"/>
              </w:rPr>
            </w:pPr>
          </w:p>
          <w:p w:rsidR="00F67404" w:rsidRPr="009877B4" w:rsidRDefault="00F67404"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đưa công trình vào sử dụng</w:t>
      </w:r>
    </w:p>
    <w:p w:rsidR="00F67404" w:rsidRPr="009877B4" w:rsidRDefault="00F67404"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9A08FB">
      <w:pPr>
        <w:rPr>
          <w:rFonts w:ascii="Times New Roman" w:hAnsi="Times New Roman"/>
          <w:bCs w:val="0"/>
          <w:sz w:val="28"/>
          <w:szCs w:val="28"/>
        </w:rPr>
      </w:pPr>
    </w:p>
    <w:p w:rsidR="00F67404" w:rsidRPr="009877B4" w:rsidRDefault="00F67404"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ind w:firstLine="720"/>
        <w:jc w:val="both"/>
        <w:rPr>
          <w:rFonts w:ascii="Times New Roman" w:hAnsi="Times New Roman"/>
          <w:b w:val="0"/>
          <w:bCs w:val="0"/>
          <w:sz w:val="28"/>
          <w:szCs w:val="28"/>
        </w:rPr>
      </w:pPr>
    </w:p>
    <w:p w:rsidR="00F67404" w:rsidRPr="009877B4" w:rsidRDefault="00F67404"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F67404" w:rsidRPr="009877B4" w:rsidTr="00F25F8F">
        <w:tc>
          <w:tcPr>
            <w:tcW w:w="487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716CE">
      <w:pPr>
        <w:contextualSpacing/>
        <w:jc w:val="center"/>
        <w:rPr>
          <w:rFonts w:ascii="Times New Roman" w:hAnsi="Times New Roman"/>
          <w:sz w:val="28"/>
          <w:szCs w:val="28"/>
        </w:rPr>
      </w:pPr>
    </w:p>
    <w:p w:rsidR="00F67404" w:rsidRPr="009877B4" w:rsidRDefault="00F67404"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Xác nhận vật tư thu hồi trước khi tháo gỡ </w:t>
      </w:r>
    </w:p>
    <w:p w:rsidR="00F67404" w:rsidRPr="009877B4" w:rsidRDefault="00F67404"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716CE">
      <w:pPr>
        <w:rPr>
          <w:rFonts w:ascii="Times New Roman" w:hAnsi="Times New Roman"/>
          <w:bCs w:val="0"/>
          <w:sz w:val="28"/>
          <w:szCs w:val="28"/>
        </w:rPr>
      </w:pPr>
    </w:p>
    <w:p w:rsidR="00F67404" w:rsidRPr="009877B4" w:rsidRDefault="00F67404"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Nghiệm thu lỗ trụ, lỗ neo và vật tư tập kết tại công trường </w:t>
      </w:r>
    </w:p>
    <w:p w:rsidR="00F67404" w:rsidRPr="009877B4" w:rsidRDefault="00F67404"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A576D">
      <w:pPr>
        <w:rPr>
          <w:rFonts w:ascii="Times New Roman" w:hAnsi="Times New Roman"/>
          <w:bCs w:val="0"/>
          <w:sz w:val="28"/>
          <w:szCs w:val="28"/>
        </w:rPr>
      </w:pPr>
    </w:p>
    <w:p w:rsidR="00F67404" w:rsidRPr="009877B4" w:rsidRDefault="00F67404"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220C69">
        <w:trPr>
          <w:trHeight w:val="1030"/>
        </w:trPr>
        <w:tc>
          <w:tcPr>
            <w:tcW w:w="4116" w:type="dxa"/>
          </w:tcPr>
          <w:p w:rsidR="00F67404" w:rsidRPr="009877B4" w:rsidRDefault="00F67404" w:rsidP="00220C69">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20C69">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20C69">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20C69">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20C69">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20C69">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20C69">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20C69">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20C69">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28</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C69">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66197">
      <w:pPr>
        <w:jc w:val="center"/>
        <w:rPr>
          <w:rFonts w:ascii="Times New Roman" w:hAnsi="Times New Roman"/>
          <w:b w:val="0"/>
          <w:bCs w:val="0"/>
          <w:sz w:val="28"/>
          <w:szCs w:val="28"/>
        </w:rPr>
      </w:pPr>
    </w:p>
    <w:p w:rsidR="00F67404" w:rsidRPr="009877B4" w:rsidRDefault="00F67404"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66197">
      <w:pPr>
        <w:jc w:val="both"/>
        <w:rPr>
          <w:rFonts w:ascii="Times New Roman" w:hAnsi="Times New Roman"/>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E56543">
        <w:rPr>
          <w:rFonts w:ascii="Times New Roman" w:hAnsi="Times New Roman"/>
          <w:b w:val="0"/>
          <w:bCs w:val="0"/>
          <w:sz w:val="28"/>
          <w:szCs w:val="26"/>
        </w:rPr>
        <w:t>Điện lực Xuân Lộc</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F67404" w:rsidRPr="00766197" w:rsidRDefault="00F67404" w:rsidP="00766197">
      <w:pPr>
        <w:spacing w:before="120"/>
        <w:ind w:firstLine="720"/>
        <w:jc w:val="both"/>
        <w:rPr>
          <w:rFonts w:ascii="Times New Roman" w:hAnsi="Times New Roman"/>
          <w:b w:val="0"/>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540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220C69">
        <w:tc>
          <w:tcPr>
            <w:tcW w:w="4008" w:type="dxa"/>
          </w:tcPr>
          <w:p w:rsidR="00F67404" w:rsidRPr="009877B4" w:rsidRDefault="00F67404" w:rsidP="00220C69">
            <w:pPr>
              <w:rPr>
                <w:rFonts w:ascii="Times New Roman" w:hAnsi="Times New Roman"/>
                <w:bCs w:val="0"/>
                <w:i/>
                <w:szCs w:val="28"/>
                <w:u w:val="single"/>
              </w:rPr>
            </w:pPr>
          </w:p>
          <w:p w:rsidR="00F67404" w:rsidRPr="009877B4" w:rsidRDefault="00F67404" w:rsidP="00220C69">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20C69">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20C69">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20C69">
            <w:pPr>
              <w:jc w:val="center"/>
              <w:rPr>
                <w:b w:val="0"/>
                <w:bCs w:val="0"/>
              </w:rPr>
            </w:pPr>
          </w:p>
          <w:p w:rsidR="00F67404" w:rsidRPr="009877B4" w:rsidRDefault="00F67404" w:rsidP="00220C69">
            <w:pPr>
              <w:jc w:val="center"/>
              <w:rPr>
                <w:rFonts w:ascii="Times New Roman" w:hAnsi="Times New Roman"/>
                <w:bCs w:val="0"/>
                <w:sz w:val="28"/>
                <w:szCs w:val="28"/>
              </w:rPr>
            </w:pPr>
          </w:p>
        </w:tc>
      </w:tr>
    </w:tbl>
    <w:p w:rsidR="00F67404" w:rsidRDefault="00F67404" w:rsidP="00217340">
      <w:pPr>
        <w:rPr>
          <w:rFonts w:ascii="Times New Roman" w:hAnsi="Times New Roman"/>
          <w:sz w:val="26"/>
          <w:szCs w:val="26"/>
        </w:rPr>
        <w:sectPr w:rsidR="00F67404" w:rsidSect="00F67404">
          <w:pgSz w:w="11906" w:h="16838" w:code="9"/>
          <w:pgMar w:top="990" w:right="1260" w:bottom="953" w:left="1530" w:header="720" w:footer="720" w:gutter="0"/>
          <w:pgNumType w:start="1"/>
          <w:cols w:space="720"/>
          <w:docGrid w:linePitch="360"/>
        </w:sectPr>
      </w:pPr>
    </w:p>
    <w:p w:rsidR="00F67404" w:rsidRPr="009877B4" w:rsidRDefault="00F67404" w:rsidP="00217340">
      <w:pPr>
        <w:rPr>
          <w:rFonts w:ascii="Times New Roman" w:hAnsi="Times New Roman"/>
          <w:sz w:val="26"/>
          <w:szCs w:val="26"/>
        </w:rPr>
      </w:pPr>
    </w:p>
    <w:sectPr w:rsidR="00F67404" w:rsidRPr="009877B4" w:rsidSect="00F67404">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nsid w:val="05EB2C4B"/>
    <w:multiLevelType w:val="singleLevel"/>
    <w:tmpl w:val="2C1CB544"/>
    <w:lvl w:ilvl="0">
      <w:start w:val="1"/>
      <w:numFmt w:val="lowerLetter"/>
      <w:lvlText w:val="(%1)"/>
      <w:lvlJc w:val="center"/>
      <w:pPr>
        <w:tabs>
          <w:tab w:val="num" w:pos="624"/>
        </w:tabs>
        <w:ind w:left="624" w:hanging="397"/>
      </w:pPr>
    </w:lvl>
  </w:abstractNum>
  <w:abstractNum w:abstractNumId="2">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5">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73F65F4"/>
    <w:multiLevelType w:val="hybridMultilevel"/>
    <w:tmpl w:val="3D3EDA04"/>
    <w:lvl w:ilvl="0" w:tplc="3EF0CD7A">
      <w:start w:val="25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7DE50A4"/>
    <w:multiLevelType w:val="singleLevel"/>
    <w:tmpl w:val="EFCAB3A8"/>
    <w:lvl w:ilvl="0">
      <w:start w:val="1"/>
      <w:numFmt w:val="lowerLetter"/>
      <w:lvlText w:val="%1)"/>
      <w:lvlJc w:val="center"/>
      <w:pPr>
        <w:tabs>
          <w:tab w:val="num" w:pos="417"/>
        </w:tabs>
        <w:ind w:left="360" w:hanging="303"/>
      </w:pPr>
    </w:lvl>
  </w:abstractNum>
  <w:abstractNum w:abstractNumId="13">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13D5F7D"/>
    <w:multiLevelType w:val="hybridMultilevel"/>
    <w:tmpl w:val="106A1B78"/>
    <w:lvl w:ilvl="0" w:tplc="D8C2095A">
      <w:start w:val="1"/>
      <w:numFmt w:val="bullet"/>
      <w:lvlText w:val=""/>
      <w:lvlJc w:val="left"/>
      <w:pPr>
        <w:ind w:left="720" w:hanging="360"/>
      </w:pPr>
      <w:rPr>
        <w:rFonts w:ascii="Symbol" w:eastAsia="Calibri"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F02307"/>
    <w:multiLevelType w:val="hybridMultilevel"/>
    <w:tmpl w:val="280A5F30"/>
    <w:lvl w:ilvl="0" w:tplc="3C8C279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1">
    <w:nsid w:val="68305896"/>
    <w:multiLevelType w:val="singleLevel"/>
    <w:tmpl w:val="C8DE6BE8"/>
    <w:lvl w:ilvl="0">
      <w:start w:val="1"/>
      <w:numFmt w:val="upperRoman"/>
      <w:lvlText w:val="%1."/>
      <w:lvlJc w:val="left"/>
      <w:pPr>
        <w:tabs>
          <w:tab w:val="num" w:pos="397"/>
        </w:tabs>
        <w:ind w:left="397" w:hanging="397"/>
      </w:pPr>
      <w:rPr>
        <w:rFonts w:hint="default"/>
        <w:b/>
        <w:i w:val="0"/>
      </w:rPr>
    </w:lvl>
  </w:abstractNum>
  <w:abstractNum w:abstractNumId="22">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0D44B3A"/>
    <w:multiLevelType w:val="multilevel"/>
    <w:tmpl w:val="44E8C34C"/>
    <w:lvl w:ilvl="0">
      <w:start w:val="1"/>
      <w:numFmt w:val="decimal"/>
      <w:lvlText w:val="%1."/>
      <w:lvlJc w:val="left"/>
      <w:pPr>
        <w:tabs>
          <w:tab w:val="num" w:pos="567"/>
        </w:tabs>
        <w:ind w:left="567" w:hanging="454"/>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5">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975EF2"/>
    <w:multiLevelType w:val="singleLevel"/>
    <w:tmpl w:val="ED78AA10"/>
    <w:lvl w:ilvl="0">
      <w:start w:val="1"/>
      <w:numFmt w:val="decimal"/>
      <w:lvlText w:val="%1"/>
      <w:lvlJc w:val="center"/>
      <w:pPr>
        <w:tabs>
          <w:tab w:val="num" w:pos="644"/>
        </w:tabs>
        <w:ind w:left="474" w:hanging="190"/>
      </w:pPr>
    </w:lvl>
  </w:abstractNum>
  <w:abstractNum w:abstractNumId="27">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9">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D13860"/>
    <w:multiLevelType w:val="singleLevel"/>
    <w:tmpl w:val="1F46134E"/>
    <w:lvl w:ilvl="0">
      <w:start w:val="1"/>
      <w:numFmt w:val="lowerLetter"/>
      <w:lvlText w:val="(%1)"/>
      <w:lvlJc w:val="left"/>
      <w:pPr>
        <w:tabs>
          <w:tab w:val="num" w:pos="360"/>
        </w:tabs>
        <w:ind w:left="360" w:hanging="360"/>
      </w:pPr>
    </w:lvl>
  </w:abstractNum>
  <w:abstractNum w:abstractNumId="31">
    <w:nsid w:val="7CD41236"/>
    <w:multiLevelType w:val="singleLevel"/>
    <w:tmpl w:val="C9681F54"/>
    <w:lvl w:ilvl="0">
      <w:start w:val="1000"/>
      <w:numFmt w:val="bullet"/>
      <w:lvlText w:val="-"/>
      <w:lvlJc w:val="left"/>
      <w:pPr>
        <w:tabs>
          <w:tab w:val="num" w:pos="360"/>
        </w:tabs>
        <w:ind w:left="360" w:hanging="360"/>
      </w:pPr>
      <w:rPr>
        <w:rFonts w:ascii="Times New Roman" w:hAnsi="Times New Roman" w:hint="default"/>
      </w:rPr>
    </w:lvl>
  </w:abstractNum>
  <w:abstractNum w:abstractNumId="32">
    <w:nsid w:val="7D91076A"/>
    <w:multiLevelType w:val="singleLevel"/>
    <w:tmpl w:val="36443172"/>
    <w:lvl w:ilvl="0">
      <w:numFmt w:val="bullet"/>
      <w:lvlText w:val="-"/>
      <w:lvlJc w:val="left"/>
      <w:pPr>
        <w:tabs>
          <w:tab w:val="num" w:pos="1080"/>
        </w:tabs>
        <w:ind w:left="1080" w:hanging="360"/>
      </w:pPr>
      <w:rPr>
        <w:rFonts w:hint="default"/>
      </w:rPr>
    </w:lvl>
  </w:abstractNum>
  <w:abstractNum w:abstractNumId="33">
    <w:nsid w:val="7EC40133"/>
    <w:multiLevelType w:val="singleLevel"/>
    <w:tmpl w:val="B19C3BF2"/>
    <w:lvl w:ilvl="0">
      <w:start w:val="1"/>
      <w:numFmt w:val="decimal"/>
      <w:lvlText w:val="%1"/>
      <w:lvlJc w:val="center"/>
      <w:pPr>
        <w:tabs>
          <w:tab w:val="num" w:pos="530"/>
        </w:tabs>
        <w:ind w:left="284" w:hanging="114"/>
      </w:pPr>
    </w:lvl>
  </w:abstractNum>
  <w:num w:numId="1">
    <w:abstractNumId w:val="9"/>
  </w:num>
  <w:num w:numId="2">
    <w:abstractNumId w:val="20"/>
  </w:num>
  <w:num w:numId="3">
    <w:abstractNumId w:val="6"/>
  </w:num>
  <w:num w:numId="4">
    <w:abstractNumId w:val="22"/>
  </w:num>
  <w:num w:numId="5">
    <w:abstractNumId w:val="10"/>
  </w:num>
  <w:num w:numId="6">
    <w:abstractNumId w:val="24"/>
  </w:num>
  <w:num w:numId="7">
    <w:abstractNumId w:val="4"/>
  </w:num>
  <w:num w:numId="8">
    <w:abstractNumId w:val="5"/>
  </w:num>
  <w:num w:numId="9">
    <w:abstractNumId w:val="14"/>
  </w:num>
  <w:num w:numId="10">
    <w:abstractNumId w:val="28"/>
  </w:num>
  <w:num w:numId="11">
    <w:abstractNumId w:val="11"/>
  </w:num>
  <w:num w:numId="12">
    <w:abstractNumId w:val="27"/>
  </w:num>
  <w:num w:numId="13">
    <w:abstractNumId w:val="15"/>
  </w:num>
  <w:num w:numId="14">
    <w:abstractNumId w:val="26"/>
  </w:num>
  <w:num w:numId="15">
    <w:abstractNumId w:val="8"/>
  </w:num>
  <w:num w:numId="16">
    <w:abstractNumId w:val="2"/>
  </w:num>
  <w:num w:numId="17">
    <w:abstractNumId w:val="25"/>
  </w:num>
  <w:num w:numId="18">
    <w:abstractNumId w:val="13"/>
  </w:num>
  <w:num w:numId="19">
    <w:abstractNumId w:val="18"/>
  </w:num>
  <w:num w:numId="20">
    <w:abstractNumId w:val="0"/>
  </w:num>
  <w:num w:numId="21">
    <w:abstractNumId w:val="12"/>
  </w:num>
  <w:num w:numId="22">
    <w:abstractNumId w:val="29"/>
  </w:num>
  <w:num w:numId="23">
    <w:abstractNumId w:val="19"/>
  </w:num>
  <w:num w:numId="24">
    <w:abstractNumId w:val="3"/>
  </w:num>
  <w:num w:numId="25">
    <w:abstractNumId w:val="32"/>
  </w:num>
  <w:num w:numId="26">
    <w:abstractNumId w:val="21"/>
  </w:num>
  <w:num w:numId="27">
    <w:abstractNumId w:val="33"/>
  </w:num>
  <w:num w:numId="28">
    <w:abstractNumId w:val="30"/>
  </w:num>
  <w:num w:numId="29">
    <w:abstractNumId w:val="1"/>
  </w:num>
  <w:num w:numId="30">
    <w:abstractNumId w:val="23"/>
  </w:num>
  <w:num w:numId="31">
    <w:abstractNumId w:val="31"/>
  </w:num>
  <w:num w:numId="32">
    <w:abstractNumId w:val="16"/>
  </w:num>
  <w:num w:numId="33">
    <w:abstractNumId w:val="7"/>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21087"/>
    <w:rsid w:val="000224BE"/>
    <w:rsid w:val="000240DC"/>
    <w:rsid w:val="000263B1"/>
    <w:rsid w:val="000439FD"/>
    <w:rsid w:val="00056F77"/>
    <w:rsid w:val="0006582A"/>
    <w:rsid w:val="000725FC"/>
    <w:rsid w:val="000927C9"/>
    <w:rsid w:val="00093764"/>
    <w:rsid w:val="00093BC7"/>
    <w:rsid w:val="000941CD"/>
    <w:rsid w:val="000A660C"/>
    <w:rsid w:val="000A6A38"/>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71702"/>
    <w:rsid w:val="00172873"/>
    <w:rsid w:val="00176FD1"/>
    <w:rsid w:val="0018150A"/>
    <w:rsid w:val="00192CB1"/>
    <w:rsid w:val="001A02A2"/>
    <w:rsid w:val="001A3B0F"/>
    <w:rsid w:val="001A73A7"/>
    <w:rsid w:val="001B1C1B"/>
    <w:rsid w:val="001C3A70"/>
    <w:rsid w:val="001C7809"/>
    <w:rsid w:val="001D47E8"/>
    <w:rsid w:val="001E60F9"/>
    <w:rsid w:val="002038A7"/>
    <w:rsid w:val="00206191"/>
    <w:rsid w:val="002171D5"/>
    <w:rsid w:val="00217340"/>
    <w:rsid w:val="00220C69"/>
    <w:rsid w:val="00252C4E"/>
    <w:rsid w:val="00294280"/>
    <w:rsid w:val="00294CDE"/>
    <w:rsid w:val="0029642E"/>
    <w:rsid w:val="002B2F16"/>
    <w:rsid w:val="002C66B4"/>
    <w:rsid w:val="002E00D4"/>
    <w:rsid w:val="002E1E7F"/>
    <w:rsid w:val="002F428C"/>
    <w:rsid w:val="00301B2F"/>
    <w:rsid w:val="00302EB7"/>
    <w:rsid w:val="00305BAE"/>
    <w:rsid w:val="00321946"/>
    <w:rsid w:val="003249A4"/>
    <w:rsid w:val="00324B7E"/>
    <w:rsid w:val="003263B5"/>
    <w:rsid w:val="00326C8F"/>
    <w:rsid w:val="00327AD2"/>
    <w:rsid w:val="00355109"/>
    <w:rsid w:val="00361319"/>
    <w:rsid w:val="003915A2"/>
    <w:rsid w:val="003B27E5"/>
    <w:rsid w:val="003B5D18"/>
    <w:rsid w:val="003B7BA4"/>
    <w:rsid w:val="003C2592"/>
    <w:rsid w:val="003F397A"/>
    <w:rsid w:val="003F7A3B"/>
    <w:rsid w:val="004175E5"/>
    <w:rsid w:val="0043546A"/>
    <w:rsid w:val="0046793E"/>
    <w:rsid w:val="00492430"/>
    <w:rsid w:val="004A1CD4"/>
    <w:rsid w:val="004A4D86"/>
    <w:rsid w:val="004A7028"/>
    <w:rsid w:val="004B7CBA"/>
    <w:rsid w:val="004C63E4"/>
    <w:rsid w:val="004E1A9A"/>
    <w:rsid w:val="004E7652"/>
    <w:rsid w:val="00502AC4"/>
    <w:rsid w:val="0051157C"/>
    <w:rsid w:val="00511CD4"/>
    <w:rsid w:val="00523E67"/>
    <w:rsid w:val="005240EB"/>
    <w:rsid w:val="00530256"/>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39AE"/>
    <w:rsid w:val="00637C54"/>
    <w:rsid w:val="00653827"/>
    <w:rsid w:val="0066482B"/>
    <w:rsid w:val="006716CE"/>
    <w:rsid w:val="00676724"/>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06B9A"/>
    <w:rsid w:val="00714BC8"/>
    <w:rsid w:val="00717365"/>
    <w:rsid w:val="00735B48"/>
    <w:rsid w:val="007369B5"/>
    <w:rsid w:val="00744CD9"/>
    <w:rsid w:val="00754278"/>
    <w:rsid w:val="00757959"/>
    <w:rsid w:val="00762DA0"/>
    <w:rsid w:val="00766197"/>
    <w:rsid w:val="00767949"/>
    <w:rsid w:val="007703E2"/>
    <w:rsid w:val="00776975"/>
    <w:rsid w:val="007B2844"/>
    <w:rsid w:val="007C38B7"/>
    <w:rsid w:val="007D7930"/>
    <w:rsid w:val="0080054F"/>
    <w:rsid w:val="00800EB9"/>
    <w:rsid w:val="00810FB7"/>
    <w:rsid w:val="00820847"/>
    <w:rsid w:val="00826392"/>
    <w:rsid w:val="00830A6D"/>
    <w:rsid w:val="008339E5"/>
    <w:rsid w:val="008375C8"/>
    <w:rsid w:val="008404BC"/>
    <w:rsid w:val="00843977"/>
    <w:rsid w:val="008455C8"/>
    <w:rsid w:val="00847D41"/>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67A4"/>
    <w:rsid w:val="0094770F"/>
    <w:rsid w:val="00950E37"/>
    <w:rsid w:val="009541E0"/>
    <w:rsid w:val="00961AE2"/>
    <w:rsid w:val="009877B4"/>
    <w:rsid w:val="009A08FB"/>
    <w:rsid w:val="009B1ACD"/>
    <w:rsid w:val="009B324D"/>
    <w:rsid w:val="009B6C43"/>
    <w:rsid w:val="009F62E3"/>
    <w:rsid w:val="00A03086"/>
    <w:rsid w:val="00A11DEE"/>
    <w:rsid w:val="00A14877"/>
    <w:rsid w:val="00A24704"/>
    <w:rsid w:val="00A274AB"/>
    <w:rsid w:val="00A37073"/>
    <w:rsid w:val="00A45E50"/>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765C7"/>
    <w:rsid w:val="00B76EB7"/>
    <w:rsid w:val="00B879C0"/>
    <w:rsid w:val="00B9080A"/>
    <w:rsid w:val="00B95E85"/>
    <w:rsid w:val="00BB5C4A"/>
    <w:rsid w:val="00BB61AE"/>
    <w:rsid w:val="00BC24DB"/>
    <w:rsid w:val="00BD1BAB"/>
    <w:rsid w:val="00BE4784"/>
    <w:rsid w:val="00BE573E"/>
    <w:rsid w:val="00C11064"/>
    <w:rsid w:val="00C1184D"/>
    <w:rsid w:val="00C11945"/>
    <w:rsid w:val="00C21B39"/>
    <w:rsid w:val="00C364FA"/>
    <w:rsid w:val="00C36D70"/>
    <w:rsid w:val="00C45501"/>
    <w:rsid w:val="00C47C69"/>
    <w:rsid w:val="00C70A17"/>
    <w:rsid w:val="00C70EE9"/>
    <w:rsid w:val="00C810C7"/>
    <w:rsid w:val="00C86862"/>
    <w:rsid w:val="00C934A8"/>
    <w:rsid w:val="00CB59F8"/>
    <w:rsid w:val="00CD235C"/>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B1886"/>
    <w:rsid w:val="00DC767E"/>
    <w:rsid w:val="00DD5592"/>
    <w:rsid w:val="00E11FB9"/>
    <w:rsid w:val="00E1280F"/>
    <w:rsid w:val="00E14D05"/>
    <w:rsid w:val="00E161A7"/>
    <w:rsid w:val="00E230F1"/>
    <w:rsid w:val="00E36D06"/>
    <w:rsid w:val="00E373DC"/>
    <w:rsid w:val="00E40748"/>
    <w:rsid w:val="00E42A3B"/>
    <w:rsid w:val="00E4386C"/>
    <w:rsid w:val="00E43BBA"/>
    <w:rsid w:val="00E46034"/>
    <w:rsid w:val="00E53B5D"/>
    <w:rsid w:val="00E55184"/>
    <w:rsid w:val="00E74B03"/>
    <w:rsid w:val="00EA60C8"/>
    <w:rsid w:val="00EC1E04"/>
    <w:rsid w:val="00EE6BB3"/>
    <w:rsid w:val="00F04819"/>
    <w:rsid w:val="00F118D5"/>
    <w:rsid w:val="00F13DF7"/>
    <w:rsid w:val="00F17CFD"/>
    <w:rsid w:val="00F25C05"/>
    <w:rsid w:val="00F25F8F"/>
    <w:rsid w:val="00F3033C"/>
    <w:rsid w:val="00F42A56"/>
    <w:rsid w:val="00F5127C"/>
    <w:rsid w:val="00F632FA"/>
    <w:rsid w:val="00F66413"/>
    <w:rsid w:val="00F67404"/>
    <w:rsid w:val="00F82A6C"/>
    <w:rsid w:val="00F84D28"/>
    <w:rsid w:val="00F86DF4"/>
    <w:rsid w:val="00F914AE"/>
    <w:rsid w:val="00F94124"/>
    <w:rsid w:val="00F972CD"/>
    <w:rsid w:val="00FD1421"/>
    <w:rsid w:val="00FD20E3"/>
    <w:rsid w:val="00FE08F8"/>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F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BVI Char1,RepHead1 Char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uiPriority w:val="9"/>
    <w:locked/>
    <w:rsid w:val="00A03086"/>
    <w:rPr>
      <w:rFonts w:ascii="VNI-Times" w:hAnsi="VNI-Times"/>
      <w:i/>
      <w:sz w:val="24"/>
    </w:rPr>
  </w:style>
  <w:style w:type="character" w:customStyle="1" w:styleId="Heading3Char">
    <w:name w:val="Heading 3 Char"/>
    <w:aliases w:val="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1 Char,En-tête client Char1,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 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 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 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220C69"/>
    <w:pPr>
      <w:numPr>
        <w:numId w:val="34"/>
      </w:numPr>
      <w:spacing w:before="240" w:after="120"/>
    </w:pPr>
    <w:rPr>
      <w:rFonts w:ascii="Times New Roman" w:hAnsi="Times New Roman"/>
      <w:b/>
      <w:i w:val="0"/>
      <w:noProof w:val="0"/>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BVI Char1,RepHead1 Char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uiPriority w:val="9"/>
    <w:locked/>
    <w:rsid w:val="00A03086"/>
    <w:rPr>
      <w:rFonts w:ascii="VNI-Times" w:hAnsi="VNI-Times"/>
      <w:i/>
      <w:sz w:val="24"/>
    </w:rPr>
  </w:style>
  <w:style w:type="character" w:customStyle="1" w:styleId="Heading3Char">
    <w:name w:val="Heading 3 Char"/>
    <w:aliases w:val="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1 Char,En-tête client Char1,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 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 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 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220C69"/>
    <w:pPr>
      <w:numPr>
        <w:numId w:val="34"/>
      </w:numPr>
      <w:spacing w:before="240" w:after="120"/>
    </w:pPr>
    <w:rPr>
      <w:rFonts w:ascii="Times New Roman" w:hAnsi="Times New Roman"/>
      <w:b/>
      <w:i w:val="0"/>
      <w:noProof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0A6DE-660F-47DA-B910-F1B10F428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69</Pages>
  <Words>14457</Words>
  <Characters>82408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96672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2</cp:revision>
  <cp:lastPrinted>2020-09-28T14:47:00Z</cp:lastPrinted>
  <dcterms:created xsi:type="dcterms:W3CDTF">2020-09-28T14:42:00Z</dcterms:created>
  <dcterms:modified xsi:type="dcterms:W3CDTF">2020-09-28T14:59:00Z</dcterms:modified>
</cp:coreProperties>
</file>